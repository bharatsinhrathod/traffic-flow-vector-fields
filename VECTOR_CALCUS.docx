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C8A" w:rsidRP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65FA1">
        <w:rPr>
          <w:rFonts w:ascii="Times New Roman" w:hAnsi="Times New Roman" w:cs="Times New Roman"/>
          <w:b/>
          <w:bCs/>
          <w:sz w:val="44"/>
          <w:szCs w:val="44"/>
        </w:rPr>
        <w:t>PROJECT REPORT</w:t>
      </w: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65FA1" w:rsidRPr="00165FA1" w:rsidRDefault="00165FA1" w:rsidP="00165FA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5FA1">
        <w:rPr>
          <w:rFonts w:ascii="Times New Roman" w:hAnsi="Times New Roman" w:cs="Times New Roman"/>
          <w:b/>
          <w:bCs/>
          <w:sz w:val="36"/>
          <w:szCs w:val="36"/>
        </w:rPr>
        <w:t>TITLE: TRAFIC FLOW USING VECTOR FIELD</w:t>
      </w: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 w:rsidR="00165FA1" w:rsidTr="00165FA1">
        <w:trPr>
          <w:trHeight w:val="494"/>
        </w:trPr>
        <w:tc>
          <w:tcPr>
            <w:tcW w:w="4508" w:type="dxa"/>
          </w:tcPr>
          <w:p w:rsidR="00165FA1" w:rsidRDefault="00165FA1" w:rsidP="00165FA1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4508" w:type="dxa"/>
          </w:tcPr>
          <w:p w:rsidR="00165FA1" w:rsidRDefault="00165FA1" w:rsidP="00165FA1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ENROLLMENT NO.</w:t>
            </w:r>
          </w:p>
        </w:tc>
      </w:tr>
      <w:tr w:rsidR="00165FA1" w:rsidTr="00165FA1">
        <w:trPr>
          <w:trHeight w:val="440"/>
        </w:trPr>
        <w:tc>
          <w:tcPr>
            <w:tcW w:w="4508" w:type="dxa"/>
          </w:tcPr>
          <w:p w:rsidR="00165FA1" w:rsidRDefault="00165FA1" w:rsidP="00165FA1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RATHOD BHARATSINH N.</w:t>
            </w:r>
          </w:p>
        </w:tc>
        <w:tc>
          <w:tcPr>
            <w:tcW w:w="4508" w:type="dxa"/>
          </w:tcPr>
          <w:p w:rsidR="00D90082" w:rsidRPr="00165FA1" w:rsidRDefault="00165FA1" w:rsidP="00D9008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65FA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2501442101</w:t>
            </w:r>
          </w:p>
        </w:tc>
      </w:tr>
      <w:tr w:rsidR="00165FA1" w:rsidTr="00165FA1">
        <w:tc>
          <w:tcPr>
            <w:tcW w:w="4508" w:type="dxa"/>
          </w:tcPr>
          <w:p w:rsidR="00165FA1" w:rsidRPr="00165FA1" w:rsidRDefault="00D90082" w:rsidP="00165FA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ins w:id="1" w:author="Bharatsinh Rathod" w:date="2026-04-19T20:47:00Z">
              <w:r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SADHU AADITYA M.</w:t>
              </w:r>
            </w:ins>
            <w:del w:id="2" w:author="Bharatsinh Rathod" w:date="2026-04-19T20:47:00Z">
              <w:r w:rsidR="00165FA1" w:rsidRPr="00165FA1" w:rsidDel="00D90082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delText>SEMESTER</w:delText>
              </w:r>
            </w:del>
          </w:p>
        </w:tc>
        <w:tc>
          <w:tcPr>
            <w:tcW w:w="4508" w:type="dxa"/>
          </w:tcPr>
          <w:p w:rsidR="00165FA1" w:rsidRPr="00165FA1" w:rsidRDefault="00D90082" w:rsidP="00165FA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ins w:id="3" w:author="Bharatsinh Rathod" w:date="2026-04-19T20:47:00Z">
              <w:r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2501442104</w:t>
              </w:r>
            </w:ins>
            <w:del w:id="4" w:author="Bharatsinh Rathod" w:date="2026-04-19T20:47:00Z">
              <w:r w:rsidR="00165FA1" w:rsidRPr="00165FA1" w:rsidDel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delText>4</w:delText>
              </w:r>
              <w:r w:rsidR="00165FA1" w:rsidRPr="00165FA1" w:rsidDel="00D90082">
                <w:rPr>
                  <w:rFonts w:ascii="Times New Roman" w:hAnsi="Times New Roman" w:cs="Times New Roman"/>
                  <w:sz w:val="32"/>
                  <w:szCs w:val="32"/>
                  <w:vertAlign w:val="superscript"/>
                  <w:lang w:val="en-US"/>
                </w:rPr>
                <w:delText>th</w:delText>
              </w:r>
            </w:del>
          </w:p>
        </w:tc>
      </w:tr>
      <w:tr w:rsidR="00165FA1" w:rsidTr="00165FA1">
        <w:tc>
          <w:tcPr>
            <w:tcW w:w="4508" w:type="dxa"/>
          </w:tcPr>
          <w:p w:rsidR="00165FA1" w:rsidRPr="00165FA1" w:rsidRDefault="00D90082" w:rsidP="00165FA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ins w:id="5" w:author="Bharatsinh Rathod" w:date="2026-04-19T20:47:00Z">
              <w:r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SHAH JAINAM</w:t>
              </w:r>
            </w:ins>
            <w:ins w:id="6" w:author="Bharatsinh Rathod" w:date="2026-04-19T20:48:00Z">
              <w:r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 xml:space="preserve"> K.</w:t>
              </w:r>
            </w:ins>
            <w:del w:id="7" w:author="Bharatsinh Rathod" w:date="2026-04-19T20:47:00Z">
              <w:r w:rsidR="00165FA1" w:rsidRPr="00165FA1" w:rsidDel="00D90082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delText>COURCE</w:delText>
              </w:r>
            </w:del>
          </w:p>
        </w:tc>
        <w:tc>
          <w:tcPr>
            <w:tcW w:w="4508" w:type="dxa"/>
          </w:tcPr>
          <w:p w:rsidR="00165FA1" w:rsidRPr="00165FA1" w:rsidRDefault="00165FA1" w:rsidP="00165FA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del w:id="8" w:author="Bharatsinh Rathod" w:date="2026-04-19T20:48:00Z">
              <w:r w:rsidRPr="00165FA1" w:rsidDel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delText>CSE(D2D)</w:delText>
              </w:r>
            </w:del>
            <w:ins w:id="9" w:author="Bharatsinh Rathod" w:date="2026-04-19T20:48:00Z">
              <w:r w:rsidR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2501442112</w:t>
              </w:r>
            </w:ins>
          </w:p>
        </w:tc>
      </w:tr>
      <w:tr w:rsidR="00165FA1" w:rsidTr="00165FA1">
        <w:tc>
          <w:tcPr>
            <w:tcW w:w="4508" w:type="dxa"/>
          </w:tcPr>
          <w:p w:rsidR="00165FA1" w:rsidRPr="00165FA1" w:rsidRDefault="00D90082" w:rsidP="00D9008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pPrChange w:id="10" w:author="Bharatsinh Rathod" w:date="2026-04-19T20:49:00Z">
                <w:pPr>
                  <w:jc w:val="center"/>
                </w:pPr>
              </w:pPrChange>
            </w:pPr>
            <w:ins w:id="11" w:author="Bharatsinh Rathod" w:date="2026-04-19T20:48:00Z">
              <w:r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GOHIL DEVANG</w:t>
              </w:r>
            </w:ins>
            <w:ins w:id="12" w:author="Bharatsinh Rathod" w:date="2026-04-19T20:49:00Z">
              <w:r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 xml:space="preserve"> P.</w:t>
              </w:r>
            </w:ins>
            <w:del w:id="13" w:author="Bharatsinh Rathod" w:date="2026-04-19T20:48:00Z">
              <w:r w:rsidR="00165FA1" w:rsidRPr="00165FA1" w:rsidDel="00D90082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delText>SUBJECT</w:delText>
              </w:r>
            </w:del>
          </w:p>
        </w:tc>
        <w:tc>
          <w:tcPr>
            <w:tcW w:w="4508" w:type="dxa"/>
          </w:tcPr>
          <w:p w:rsidR="00165FA1" w:rsidRPr="00165FA1" w:rsidRDefault="00165FA1" w:rsidP="00165FA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del w:id="14" w:author="Bharatsinh Rathod" w:date="2026-04-19T20:48:00Z">
              <w:r w:rsidRPr="00165FA1" w:rsidDel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delText>VECTOR CALCUS</w:delText>
              </w:r>
            </w:del>
            <w:ins w:id="15" w:author="Bharatsinh Rathod" w:date="2026-04-19T20:48:00Z">
              <w:r w:rsidR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2501442</w:t>
              </w:r>
            </w:ins>
            <w:ins w:id="16" w:author="Bharatsinh Rathod" w:date="2026-04-19T20:49:00Z">
              <w:r w:rsidR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036</w:t>
              </w:r>
            </w:ins>
          </w:p>
        </w:tc>
      </w:tr>
      <w:tr w:rsidR="00165FA1" w:rsidTr="00165FA1">
        <w:tc>
          <w:tcPr>
            <w:tcW w:w="4508" w:type="dxa"/>
          </w:tcPr>
          <w:p w:rsidR="00165FA1" w:rsidRPr="00165FA1" w:rsidRDefault="00165FA1" w:rsidP="00D90082">
            <w:pPr>
              <w:tabs>
                <w:tab w:val="center" w:pos="2146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pPrChange w:id="17" w:author="Bharatsinh Rathod" w:date="2026-04-19T20:49:00Z">
                <w:pPr>
                  <w:jc w:val="center"/>
                </w:pPr>
              </w:pPrChange>
            </w:pPr>
            <w:del w:id="18" w:author="Bharatsinh Rathod" w:date="2026-04-19T20:48:00Z">
              <w:r w:rsidRPr="00165FA1" w:rsidDel="00D90082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delText>FACULTY NAME</w:delText>
              </w:r>
            </w:del>
            <w:ins w:id="19" w:author="Bharatsinh Rathod" w:date="2026-04-19T20:49:00Z">
              <w:r w:rsidR="00D90082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PATEL MANN S.</w:t>
              </w:r>
            </w:ins>
          </w:p>
        </w:tc>
        <w:tc>
          <w:tcPr>
            <w:tcW w:w="4508" w:type="dxa"/>
          </w:tcPr>
          <w:p w:rsidR="00165FA1" w:rsidRPr="00165FA1" w:rsidRDefault="00D90082" w:rsidP="00165FA1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ins w:id="20" w:author="Bharatsinh Rathod" w:date="2026-04-19T20:50:00Z">
              <w:r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2501442078</w:t>
              </w:r>
            </w:ins>
            <w:del w:id="21" w:author="Bharatsinh Rathod" w:date="2026-04-19T20:50:00Z">
              <w:r w:rsidR="00165FA1" w:rsidRPr="00165FA1" w:rsidDel="00D90082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delText>ASHISH KUMAR SIR</w:delText>
              </w:r>
            </w:del>
          </w:p>
        </w:tc>
      </w:tr>
      <w:tr w:rsidR="005E143A" w:rsidTr="00165FA1">
        <w:trPr>
          <w:ins w:id="22" w:author="Bharatsinh Rathod" w:date="2026-04-19T20:47:00Z"/>
        </w:trPr>
        <w:tc>
          <w:tcPr>
            <w:tcW w:w="4508" w:type="dxa"/>
          </w:tcPr>
          <w:p w:rsidR="005E143A" w:rsidRPr="00165FA1" w:rsidRDefault="005E143A" w:rsidP="005E143A">
            <w:pPr>
              <w:jc w:val="center"/>
              <w:rPr>
                <w:ins w:id="23" w:author="Bharatsinh Rathod" w:date="2026-04-19T20:47:00Z"/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ins w:id="24" w:author="Bharatsinh Rathod" w:date="2026-04-19T20:51:00Z">
              <w:r w:rsidRPr="00165FA1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SEMESTER</w:t>
              </w:r>
            </w:ins>
          </w:p>
        </w:tc>
        <w:tc>
          <w:tcPr>
            <w:tcW w:w="4508" w:type="dxa"/>
          </w:tcPr>
          <w:p w:rsidR="005E143A" w:rsidRPr="00165FA1" w:rsidRDefault="005E143A" w:rsidP="005E143A">
            <w:pPr>
              <w:jc w:val="center"/>
              <w:rPr>
                <w:ins w:id="25" w:author="Bharatsinh Rathod" w:date="2026-04-19T20:47:00Z"/>
                <w:rFonts w:ascii="Times New Roman" w:hAnsi="Times New Roman" w:cs="Times New Roman"/>
                <w:sz w:val="32"/>
                <w:szCs w:val="32"/>
                <w:lang w:val="en-US"/>
              </w:rPr>
            </w:pPr>
            <w:ins w:id="26" w:author="Bharatsinh Rathod" w:date="2026-04-19T20:51:00Z">
              <w:r w:rsidRPr="00165FA1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4</w:t>
              </w:r>
              <w:r w:rsidRPr="00165FA1">
                <w:rPr>
                  <w:rFonts w:ascii="Times New Roman" w:hAnsi="Times New Roman" w:cs="Times New Roman"/>
                  <w:sz w:val="32"/>
                  <w:szCs w:val="32"/>
                  <w:vertAlign w:val="superscript"/>
                  <w:lang w:val="en-US"/>
                </w:rPr>
                <w:t>th</w:t>
              </w:r>
            </w:ins>
          </w:p>
        </w:tc>
      </w:tr>
      <w:tr w:rsidR="005E143A" w:rsidTr="00D90082">
        <w:tblPrEx>
          <w:tblW w:w="0" w:type="auto"/>
          <w:tblPrExChange w:id="27" w:author="Bharatsinh Rathod" w:date="2026-04-19T20:50:00Z">
            <w:tblPrEx>
              <w:tblW w:w="0" w:type="auto"/>
            </w:tblPrEx>
          </w:tblPrExChange>
        </w:tblPrEx>
        <w:trPr>
          <w:trHeight w:val="63"/>
          <w:ins w:id="28" w:author="Bharatsinh Rathod" w:date="2026-04-19T20:47:00Z"/>
        </w:trPr>
        <w:tc>
          <w:tcPr>
            <w:tcW w:w="4508" w:type="dxa"/>
            <w:tcPrChange w:id="29" w:author="Bharatsinh Rathod" w:date="2026-04-19T20:50:00Z">
              <w:tcPr>
                <w:tcW w:w="4508" w:type="dxa"/>
              </w:tcPr>
            </w:tcPrChange>
          </w:tcPr>
          <w:p w:rsidR="005E143A" w:rsidRPr="00165FA1" w:rsidRDefault="005E143A" w:rsidP="005E143A">
            <w:pPr>
              <w:jc w:val="center"/>
              <w:rPr>
                <w:ins w:id="30" w:author="Bharatsinh Rathod" w:date="2026-04-19T20:47:00Z"/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pPrChange w:id="31" w:author="Bharatsinh Rathod" w:date="2026-04-19T20:51:00Z">
                <w:pPr>
                  <w:jc w:val="center"/>
                </w:pPr>
              </w:pPrChange>
            </w:pPr>
            <w:ins w:id="32" w:author="Bharatsinh Rathod" w:date="2026-04-19T20:51:00Z">
              <w:r w:rsidRPr="00165FA1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COURCE</w:t>
              </w:r>
            </w:ins>
          </w:p>
        </w:tc>
        <w:tc>
          <w:tcPr>
            <w:tcW w:w="4508" w:type="dxa"/>
            <w:tcPrChange w:id="33" w:author="Bharatsinh Rathod" w:date="2026-04-19T20:50:00Z">
              <w:tcPr>
                <w:tcW w:w="4508" w:type="dxa"/>
              </w:tcPr>
            </w:tcPrChange>
          </w:tcPr>
          <w:p w:rsidR="005E143A" w:rsidRPr="00165FA1" w:rsidRDefault="005E143A" w:rsidP="005E143A">
            <w:pPr>
              <w:jc w:val="center"/>
              <w:rPr>
                <w:ins w:id="34" w:author="Bharatsinh Rathod" w:date="2026-04-19T20:47:00Z"/>
                <w:rFonts w:ascii="Times New Roman" w:hAnsi="Times New Roman" w:cs="Times New Roman"/>
                <w:sz w:val="32"/>
                <w:szCs w:val="32"/>
                <w:lang w:val="en-US"/>
              </w:rPr>
              <w:pPrChange w:id="35" w:author="Bharatsinh Rathod" w:date="2026-04-19T20:51:00Z">
                <w:pPr>
                  <w:jc w:val="center"/>
                </w:pPr>
              </w:pPrChange>
            </w:pPr>
            <w:ins w:id="36" w:author="Bharatsinh Rathod" w:date="2026-04-19T20:51:00Z">
              <w:r w:rsidRPr="00165FA1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CSE(D2D)</w:t>
              </w:r>
            </w:ins>
          </w:p>
        </w:tc>
      </w:tr>
      <w:tr w:rsidR="005E143A" w:rsidTr="00165FA1">
        <w:trPr>
          <w:ins w:id="37" w:author="Bharatsinh Rathod" w:date="2026-04-19T20:47:00Z"/>
        </w:trPr>
        <w:tc>
          <w:tcPr>
            <w:tcW w:w="4508" w:type="dxa"/>
          </w:tcPr>
          <w:p w:rsidR="005E143A" w:rsidRPr="00165FA1" w:rsidRDefault="005E143A" w:rsidP="005E143A">
            <w:pPr>
              <w:jc w:val="center"/>
              <w:rPr>
                <w:ins w:id="38" w:author="Bharatsinh Rathod" w:date="2026-04-19T20:47:00Z"/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ins w:id="39" w:author="Bharatsinh Rathod" w:date="2026-04-19T20:51:00Z">
              <w:r w:rsidRPr="00165FA1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SUBJECT</w:t>
              </w:r>
            </w:ins>
          </w:p>
        </w:tc>
        <w:tc>
          <w:tcPr>
            <w:tcW w:w="4508" w:type="dxa"/>
          </w:tcPr>
          <w:p w:rsidR="005E143A" w:rsidRPr="00165FA1" w:rsidRDefault="005E143A" w:rsidP="005E143A">
            <w:pPr>
              <w:jc w:val="center"/>
              <w:rPr>
                <w:ins w:id="40" w:author="Bharatsinh Rathod" w:date="2026-04-19T20:47:00Z"/>
                <w:rFonts w:ascii="Times New Roman" w:hAnsi="Times New Roman" w:cs="Times New Roman"/>
                <w:sz w:val="32"/>
                <w:szCs w:val="32"/>
                <w:lang w:val="en-US"/>
              </w:rPr>
            </w:pPr>
            <w:ins w:id="41" w:author="Bharatsinh Rathod" w:date="2026-04-19T20:51:00Z">
              <w:r w:rsidRPr="00165FA1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VECTOR CALCUS</w:t>
              </w:r>
            </w:ins>
          </w:p>
        </w:tc>
      </w:tr>
      <w:tr w:rsidR="005E143A" w:rsidTr="00165FA1">
        <w:trPr>
          <w:ins w:id="42" w:author="Bharatsinh Rathod" w:date="2026-04-19T20:47:00Z"/>
        </w:trPr>
        <w:tc>
          <w:tcPr>
            <w:tcW w:w="4508" w:type="dxa"/>
          </w:tcPr>
          <w:p w:rsidR="005E143A" w:rsidRPr="00165FA1" w:rsidRDefault="005E143A" w:rsidP="005E143A">
            <w:pPr>
              <w:jc w:val="center"/>
              <w:rPr>
                <w:ins w:id="43" w:author="Bharatsinh Rathod" w:date="2026-04-19T20:47:00Z"/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ins w:id="44" w:author="Bharatsinh Rathod" w:date="2026-04-19T20:51:00Z">
              <w:r w:rsidRPr="00165FA1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FACULTY NAME</w:t>
              </w:r>
            </w:ins>
          </w:p>
        </w:tc>
        <w:tc>
          <w:tcPr>
            <w:tcW w:w="4508" w:type="dxa"/>
          </w:tcPr>
          <w:p w:rsidR="005E143A" w:rsidRPr="00165FA1" w:rsidRDefault="005E143A" w:rsidP="005E143A">
            <w:pPr>
              <w:jc w:val="center"/>
              <w:rPr>
                <w:ins w:id="45" w:author="Bharatsinh Rathod" w:date="2026-04-19T20:47:00Z"/>
                <w:rFonts w:ascii="Times New Roman" w:hAnsi="Times New Roman" w:cs="Times New Roman"/>
                <w:sz w:val="32"/>
                <w:szCs w:val="32"/>
                <w:lang w:val="en-US"/>
              </w:rPr>
            </w:pPr>
            <w:ins w:id="46" w:author="Bharatsinh Rathod" w:date="2026-04-19T20:51:00Z">
              <w:r w:rsidRPr="00165FA1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ASHISH KUMAR SIR</w:t>
              </w:r>
            </w:ins>
          </w:p>
        </w:tc>
      </w:tr>
      <w:tr w:rsidR="00D90082" w:rsidTr="00165FA1">
        <w:trPr>
          <w:ins w:id="47" w:author="Bharatsinh Rathod" w:date="2026-04-19T20:47:00Z"/>
        </w:trPr>
        <w:tc>
          <w:tcPr>
            <w:tcW w:w="4508" w:type="dxa"/>
          </w:tcPr>
          <w:p w:rsidR="00D90082" w:rsidRPr="00165FA1" w:rsidRDefault="00D90082" w:rsidP="00D90082">
            <w:pPr>
              <w:jc w:val="center"/>
              <w:rPr>
                <w:ins w:id="48" w:author="Bharatsinh Rathod" w:date="2026-04-19T20:47:00Z"/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ins w:id="49" w:author="Bharatsinh Rathod" w:date="2026-04-19T20:47:00Z">
              <w:r w:rsidRPr="00165FA1">
                <w:rPr>
                  <w:rFonts w:ascii="Times New Roman" w:hAnsi="Times New Roman" w:cs="Times New Roman"/>
                  <w:b/>
                  <w:bCs/>
                  <w:sz w:val="32"/>
                  <w:szCs w:val="32"/>
                  <w:lang w:val="en-US"/>
                </w:rPr>
                <w:t>SUBJECT</w:t>
              </w:r>
            </w:ins>
          </w:p>
        </w:tc>
        <w:tc>
          <w:tcPr>
            <w:tcW w:w="4508" w:type="dxa"/>
          </w:tcPr>
          <w:p w:rsidR="00D90082" w:rsidRPr="00165FA1" w:rsidRDefault="00D90082" w:rsidP="00D90082">
            <w:pPr>
              <w:jc w:val="center"/>
              <w:rPr>
                <w:ins w:id="50" w:author="Bharatsinh Rathod" w:date="2026-04-19T20:47:00Z"/>
                <w:rFonts w:ascii="Times New Roman" w:hAnsi="Times New Roman" w:cs="Times New Roman"/>
                <w:sz w:val="32"/>
                <w:szCs w:val="32"/>
                <w:lang w:val="en-US"/>
              </w:rPr>
            </w:pPr>
            <w:ins w:id="51" w:author="Bharatsinh Rathod" w:date="2026-04-19T20:47:00Z">
              <w:r w:rsidRPr="00165FA1"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w:t>VECTOR CALCUS</w:t>
              </w:r>
            </w:ins>
          </w:p>
        </w:tc>
      </w:tr>
    </w:tbl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RDefault="00165FA1" w:rsidP="00165FA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Del="004A1581" w:rsidRDefault="00165FA1" w:rsidP="004A1581">
      <w:pPr>
        <w:rPr>
          <w:del w:id="52" w:author="Bharatsinh Rathod" w:date="2026-04-19T20:51:00Z"/>
          <w:rFonts w:ascii="Times New Roman" w:hAnsi="Times New Roman" w:cs="Times New Roman"/>
          <w:b/>
          <w:bCs/>
          <w:sz w:val="44"/>
          <w:szCs w:val="44"/>
          <w:lang w:val="en-US"/>
        </w:rPr>
        <w:pPrChange w:id="53" w:author="Bharatsinh Rathod" w:date="2026-04-19T20:51:00Z">
          <w:pPr>
            <w:jc w:val="center"/>
          </w:pPr>
        </w:pPrChange>
      </w:pPr>
    </w:p>
    <w:p w:rsidR="004A1581" w:rsidRDefault="004A1581" w:rsidP="00165FA1">
      <w:pPr>
        <w:jc w:val="center"/>
        <w:rPr>
          <w:ins w:id="54" w:author="Bharatsinh Rathod" w:date="2026-04-19T20:51:00Z"/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165FA1" w:rsidDel="004A1581" w:rsidRDefault="00165FA1" w:rsidP="004A1581">
      <w:pPr>
        <w:jc w:val="center"/>
        <w:rPr>
          <w:del w:id="55" w:author="Bharatsinh Rathod" w:date="2026-04-19T20:51:00Z"/>
          <w:rFonts w:ascii="Times New Roman" w:hAnsi="Times New Roman" w:cs="Times New Roman"/>
          <w:b/>
          <w:bCs/>
          <w:sz w:val="44"/>
          <w:szCs w:val="44"/>
          <w:lang w:val="en-US"/>
        </w:rPr>
        <w:pPrChange w:id="56" w:author="Bharatsinh Rathod" w:date="2026-04-19T20:51:00Z">
          <w:pPr>
            <w:jc w:val="center"/>
          </w:pPr>
        </w:pPrChange>
      </w:pPr>
      <w:bookmarkStart w:id="57" w:name="_GoBack"/>
      <w:bookmarkEnd w:id="57"/>
    </w:p>
    <w:p w:rsidR="00165FA1" w:rsidDel="004A1581" w:rsidRDefault="00165FA1" w:rsidP="004A1581">
      <w:pPr>
        <w:jc w:val="center"/>
        <w:rPr>
          <w:del w:id="58" w:author="Bharatsinh Rathod" w:date="2026-04-19T20:51:00Z"/>
          <w:rFonts w:ascii="Times New Roman" w:hAnsi="Times New Roman" w:cs="Times New Roman"/>
          <w:b/>
          <w:bCs/>
          <w:sz w:val="44"/>
          <w:szCs w:val="44"/>
          <w:lang w:val="en-US"/>
        </w:rPr>
        <w:pPrChange w:id="59" w:author="Bharatsinh Rathod" w:date="2026-04-19T20:51:00Z">
          <w:pPr>
            <w:jc w:val="center"/>
          </w:pPr>
        </w:pPrChange>
      </w:pPr>
    </w:p>
    <w:p w:rsidR="00165FA1" w:rsidDel="004A1581" w:rsidRDefault="00165FA1" w:rsidP="004A1581">
      <w:pPr>
        <w:jc w:val="center"/>
        <w:rPr>
          <w:del w:id="60" w:author="Bharatsinh Rathod" w:date="2026-04-19T20:51:00Z"/>
          <w:rFonts w:ascii="Times New Roman" w:hAnsi="Times New Roman" w:cs="Times New Roman"/>
          <w:b/>
          <w:bCs/>
          <w:sz w:val="44"/>
          <w:szCs w:val="44"/>
          <w:lang w:val="en-US"/>
        </w:rPr>
        <w:pPrChange w:id="61" w:author="Bharatsinh Rathod" w:date="2026-04-19T20:51:00Z">
          <w:pPr>
            <w:jc w:val="center"/>
          </w:pPr>
        </w:pPrChange>
      </w:pPr>
    </w:p>
    <w:p w:rsidR="00504D07" w:rsidRDefault="00504D07" w:rsidP="004A158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  <w:pPrChange w:id="62" w:author="Bharatsinh Rathod" w:date="2026-04-19T20:51:00Z">
          <w:pPr>
            <w:jc w:val="center"/>
          </w:pPr>
        </w:pPrChange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C15892" wp14:editId="4A6FA7F0">
                <wp:simplePos x="0" y="0"/>
                <wp:positionH relativeFrom="column">
                  <wp:posOffset>177800</wp:posOffset>
                </wp:positionH>
                <wp:positionV relativeFrom="paragraph">
                  <wp:posOffset>414867</wp:posOffset>
                </wp:positionV>
                <wp:extent cx="5842000" cy="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A46D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32.65pt" to="474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165FA1">
        <w:rPr>
          <w:rFonts w:ascii="Times New Roman" w:hAnsi="Times New Roman" w:cs="Times New Roman"/>
          <w:b/>
          <w:bCs/>
          <w:sz w:val="44"/>
          <w:szCs w:val="44"/>
          <w:lang w:val="en-US"/>
        </w:rPr>
        <w:t>INTRODUCTION</w:t>
      </w:r>
    </w:p>
    <w:p w:rsidR="00504D07" w:rsidRDefault="00504D07" w:rsidP="00504D07">
      <w:pPr>
        <w:rPr>
          <w:rFonts w:ascii="Times New Roman" w:hAnsi="Times New Roman" w:cs="Times New Roman"/>
          <w:sz w:val="44"/>
          <w:szCs w:val="44"/>
          <w:lang w:val="en-US"/>
        </w:rPr>
      </w:pPr>
    </w:p>
    <w:p w:rsidR="00504D07" w:rsidRPr="00504D07" w:rsidRDefault="00504D07" w:rsidP="00504D07">
      <w:pPr>
        <w:tabs>
          <w:tab w:val="left" w:pos="3653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504D07">
        <w:rPr>
          <w:rFonts w:ascii="Times New Roman" w:hAnsi="Times New Roman" w:cs="Times New Roman"/>
          <w:sz w:val="28"/>
          <w:szCs w:val="28"/>
        </w:rPr>
        <w:t>This project models real-world traffic movement on a road network using vector fields, where each point on the grid represents the velocity of vehicles as a 2D vector F(x, y). Core vector calculus concepts including divergence (</w:t>
      </w:r>
      <w:r w:rsidRPr="00504D07">
        <w:rPr>
          <w:rFonts w:ascii="Cambria Math" w:hAnsi="Cambria Math" w:cs="Cambria Math"/>
          <w:sz w:val="28"/>
          <w:szCs w:val="28"/>
        </w:rPr>
        <w:t>∇</w:t>
      </w:r>
      <w:r w:rsidRPr="00504D07">
        <w:rPr>
          <w:rFonts w:ascii="Times New Roman" w:hAnsi="Times New Roman" w:cs="Times New Roman"/>
          <w:sz w:val="28"/>
          <w:szCs w:val="28"/>
        </w:rPr>
        <w:t>·F), curl (</w:t>
      </w:r>
      <w:r w:rsidRPr="00504D07">
        <w:rPr>
          <w:rFonts w:ascii="Cambria Math" w:hAnsi="Cambria Math" w:cs="Cambria Math"/>
          <w:sz w:val="28"/>
          <w:szCs w:val="28"/>
        </w:rPr>
        <w:t>∇</w:t>
      </w:r>
      <w:r w:rsidRPr="00504D07">
        <w:rPr>
          <w:rFonts w:ascii="Times New Roman" w:hAnsi="Times New Roman" w:cs="Times New Roman"/>
          <w:sz w:val="28"/>
          <w:szCs w:val="28"/>
        </w:rPr>
        <w:t>×F), and line integrals (∫</w:t>
      </w:r>
      <w:proofErr w:type="spellStart"/>
      <w:r w:rsidRPr="00504D07">
        <w:rPr>
          <w:rFonts w:ascii="Times New Roman" w:hAnsi="Times New Roman" w:cs="Times New Roman"/>
          <w:sz w:val="28"/>
          <w:szCs w:val="28"/>
        </w:rPr>
        <w:t>F·dr</w:t>
      </w:r>
      <w:proofErr w:type="spellEnd"/>
      <w:r w:rsidRPr="00504D07">
        <w:rPr>
          <w:rFonts w:ascii="Times New Roman" w:hAnsi="Times New Roman" w:cs="Times New Roman"/>
          <w:sz w:val="28"/>
          <w:szCs w:val="28"/>
        </w:rPr>
        <w:t xml:space="preserve">) are applied computationally to detect congestion zones, identify rotational flow patterns, and measure traffic flow along specific vehicle paths. The entire simulation is implemented in Python using </w:t>
      </w:r>
      <w:proofErr w:type="spellStart"/>
      <w:r w:rsidRPr="00504D0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04D0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04D07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04D07">
        <w:rPr>
          <w:rFonts w:ascii="Times New Roman" w:hAnsi="Times New Roman" w:cs="Times New Roman"/>
          <w:sz w:val="28"/>
          <w:szCs w:val="28"/>
        </w:rPr>
        <w:t xml:space="preserve">, producing visual outputs such as streamline plots, divergence maps, speed </w:t>
      </w:r>
      <w:proofErr w:type="spellStart"/>
      <w:r w:rsidRPr="00504D07">
        <w:rPr>
          <w:rFonts w:ascii="Times New Roman" w:hAnsi="Times New Roman" w:cs="Times New Roman"/>
          <w:sz w:val="28"/>
          <w:szCs w:val="28"/>
        </w:rPr>
        <w:t>heatmaps</w:t>
      </w:r>
      <w:proofErr w:type="spellEnd"/>
      <w:r w:rsidRPr="00504D07">
        <w:rPr>
          <w:rFonts w:ascii="Times New Roman" w:hAnsi="Times New Roman" w:cs="Times New Roman"/>
          <w:sz w:val="28"/>
          <w:szCs w:val="28"/>
        </w:rPr>
        <w:t>, and curl maps to support data-driven traffic analysis.</w:t>
      </w: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93993C" wp14:editId="7B6A5AE0">
                <wp:simplePos x="0" y="0"/>
                <wp:positionH relativeFrom="column">
                  <wp:posOffset>220133</wp:posOffset>
                </wp:positionH>
                <wp:positionV relativeFrom="paragraph">
                  <wp:posOffset>330200</wp:posOffset>
                </wp:positionV>
                <wp:extent cx="5392420" cy="0"/>
                <wp:effectExtent l="0" t="0" r="368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24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66C2C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35pt,26pt" to="441.9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Pr="00504D07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:rsidR="00504D07" w:rsidRDefault="00504D07" w:rsidP="00504D07">
      <w:pPr>
        <w:tabs>
          <w:tab w:val="left" w:pos="3653"/>
        </w:tabs>
        <w:jc w:val="both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04D07">
        <w:rPr>
          <w:rFonts w:ascii="Times New Roman" w:hAnsi="Times New Roman" w:cs="Times New Roman"/>
          <w:sz w:val="28"/>
          <w:szCs w:val="28"/>
        </w:rPr>
        <w:t xml:space="preserve">Urban traffic congestion is a growing challenge in modern cities, requiring efficient mathematical models to </w:t>
      </w:r>
      <w:proofErr w:type="spellStart"/>
      <w:r w:rsidRPr="00504D0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04D07">
        <w:rPr>
          <w:rFonts w:ascii="Times New Roman" w:hAnsi="Times New Roman" w:cs="Times New Roman"/>
          <w:sz w:val="28"/>
          <w:szCs w:val="28"/>
        </w:rPr>
        <w:t xml:space="preserve"> and predict vehicle flow patterns across road networks. This project addresses the problem by representing traffic movement as a 2D vector field and applying vector calculus operations — divergence, curl, and line integrals — to detect congestion zones, identify rotational traffic </w:t>
      </w:r>
      <w:proofErr w:type="spellStart"/>
      <w:r w:rsidRPr="00504D07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04D07">
        <w:rPr>
          <w:rFonts w:ascii="Times New Roman" w:hAnsi="Times New Roman" w:cs="Times New Roman"/>
          <w:sz w:val="28"/>
          <w:szCs w:val="28"/>
        </w:rPr>
        <w:t>, and optimize vehicle path analysis computationally.</w:t>
      </w: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E4B825" wp14:editId="12795C27">
                <wp:simplePos x="0" y="0"/>
                <wp:positionH relativeFrom="column">
                  <wp:posOffset>-1</wp:posOffset>
                </wp:positionH>
                <wp:positionV relativeFrom="paragraph">
                  <wp:posOffset>381000</wp:posOffset>
                </wp:positionV>
                <wp:extent cx="5528733" cy="42333"/>
                <wp:effectExtent l="0" t="0" r="3429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8733" cy="423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74ABF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0pt" to="435.3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Pr="00504D07">
        <w:rPr>
          <w:rFonts w:ascii="Times New Roman" w:hAnsi="Times New Roman" w:cs="Times New Roman"/>
          <w:b/>
          <w:bCs/>
          <w:sz w:val="36"/>
          <w:szCs w:val="36"/>
          <w:lang w:val="en-US"/>
        </w:rPr>
        <w:t>MATHMATICAL MODEL</w:t>
      </w: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504D07" w:rsidRDefault="00504D07" w:rsidP="00504D07">
      <w:pPr>
        <w:tabs>
          <w:tab w:val="left" w:pos="3653"/>
        </w:tabs>
        <w:rPr>
          <w:rFonts w:ascii="Times New Roman" w:hAnsi="Times New Roman" w:cs="Times New Roman"/>
          <w:sz w:val="32"/>
          <w:szCs w:val="32"/>
        </w:rPr>
      </w:pPr>
      <w:r w:rsidRPr="00504D07">
        <w:rPr>
          <w:rFonts w:ascii="Times New Roman" w:hAnsi="Times New Roman" w:cs="Times New Roman"/>
          <w:b/>
          <w:bCs/>
          <w:sz w:val="32"/>
          <w:szCs w:val="32"/>
        </w:rPr>
        <w:t>Vector Field Definition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04D07">
        <w:rPr>
          <w:rFonts w:ascii="Times New Roman" w:hAnsi="Times New Roman" w:cs="Times New Roman"/>
          <w:sz w:val="32"/>
          <w:szCs w:val="32"/>
        </w:rPr>
        <w:t>Traffic velocity at every point (x, y) on the road grid is represented as a 2D vector field:</w:t>
      </w:r>
    </w:p>
    <w:p w:rsidR="00504D07" w:rsidRDefault="00504D07" w:rsidP="00504D07">
      <w:pPr>
        <w:tabs>
          <w:tab w:val="left" w:pos="3653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4D07">
        <w:rPr>
          <w:rFonts w:ascii="Times New Roman" w:hAnsi="Times New Roman" w:cs="Times New Roman"/>
          <w:b/>
          <w:bCs/>
          <w:sz w:val="32"/>
          <w:szCs w:val="32"/>
        </w:rPr>
        <w:t>F(x, y) = (</w:t>
      </w:r>
      <w:proofErr w:type="spellStart"/>
      <w:proofErr w:type="gramStart"/>
      <w:r w:rsidRPr="00504D07">
        <w:rPr>
          <w:rFonts w:ascii="Times New Roman" w:hAnsi="Times New Roman" w:cs="Times New Roman"/>
          <w:b/>
          <w:bCs/>
          <w:sz w:val="32"/>
          <w:szCs w:val="32"/>
        </w:rPr>
        <w:t>Fx</w:t>
      </w:r>
      <w:proofErr w:type="spellEnd"/>
      <w:r w:rsidRPr="00504D07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504D07">
        <w:rPr>
          <w:rFonts w:ascii="Times New Roman" w:hAnsi="Times New Roman" w:cs="Times New Roman"/>
          <w:b/>
          <w:bCs/>
          <w:sz w:val="32"/>
          <w:szCs w:val="32"/>
        </w:rPr>
        <w:t xml:space="preserve">x, y), </w:t>
      </w:r>
      <w:proofErr w:type="spellStart"/>
      <w:r w:rsidRPr="00504D07">
        <w:rPr>
          <w:rFonts w:ascii="Times New Roman" w:hAnsi="Times New Roman" w:cs="Times New Roman"/>
          <w:b/>
          <w:bCs/>
          <w:sz w:val="32"/>
          <w:szCs w:val="32"/>
        </w:rPr>
        <w:t>Fy</w:t>
      </w:r>
      <w:proofErr w:type="spellEnd"/>
      <w:r w:rsidRPr="00504D07">
        <w:rPr>
          <w:rFonts w:ascii="Times New Roman" w:hAnsi="Times New Roman" w:cs="Times New Roman"/>
          <w:b/>
          <w:bCs/>
          <w:sz w:val="32"/>
          <w:szCs w:val="32"/>
        </w:rPr>
        <w:t>(x, y))</w:t>
      </w:r>
    </w:p>
    <w:p w:rsidR="00504D07" w:rsidRDefault="00504D07" w:rsidP="00504D07">
      <w:pPr>
        <w:tabs>
          <w:tab w:val="left" w:pos="3653"/>
        </w:tabs>
        <w:rPr>
          <w:rFonts w:ascii="Times New Roman" w:hAnsi="Times New Roman" w:cs="Times New Roman"/>
          <w:sz w:val="32"/>
          <w:szCs w:val="32"/>
        </w:rPr>
      </w:pPr>
      <w:r w:rsidRPr="00504D0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proofErr w:type="gramStart"/>
      <w:r w:rsidRPr="00504D07">
        <w:rPr>
          <w:rFonts w:ascii="Times New Roman" w:hAnsi="Times New Roman" w:cs="Times New Roman"/>
          <w:sz w:val="32"/>
          <w:szCs w:val="32"/>
        </w:rPr>
        <w:t>Fx</w:t>
      </w:r>
      <w:proofErr w:type="spellEnd"/>
      <w:proofErr w:type="gramEnd"/>
      <w:r w:rsidRPr="00504D07">
        <w:rPr>
          <w:rFonts w:ascii="Times New Roman" w:hAnsi="Times New Roman" w:cs="Times New Roman"/>
          <w:sz w:val="32"/>
          <w:szCs w:val="32"/>
        </w:rPr>
        <w:t xml:space="preserve"> is the horizontal velocity component and </w:t>
      </w:r>
      <w:proofErr w:type="spellStart"/>
      <w:r w:rsidRPr="00504D07">
        <w:rPr>
          <w:rFonts w:ascii="Times New Roman" w:hAnsi="Times New Roman" w:cs="Times New Roman"/>
          <w:sz w:val="32"/>
          <w:szCs w:val="32"/>
        </w:rPr>
        <w:t>Fy</w:t>
      </w:r>
      <w:proofErr w:type="spellEnd"/>
      <w:r w:rsidRPr="00504D07">
        <w:rPr>
          <w:rFonts w:ascii="Times New Roman" w:hAnsi="Times New Roman" w:cs="Times New Roman"/>
          <w:sz w:val="32"/>
          <w:szCs w:val="32"/>
        </w:rPr>
        <w:t xml:space="preserve"> is the vertical velocity component.</w:t>
      </w:r>
    </w:p>
    <w:p w:rsidR="00504D07" w:rsidRDefault="00504D07" w:rsidP="00504D07">
      <w:pPr>
        <w:tabs>
          <w:tab w:val="left" w:pos="36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04D07">
        <w:rPr>
          <w:rFonts w:ascii="Times New Roman" w:hAnsi="Times New Roman" w:cs="Times New Roman"/>
          <w:b/>
          <w:bCs/>
          <w:sz w:val="32"/>
          <w:szCs w:val="32"/>
        </w:rPr>
        <w:t>Base Flow Equations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504D07" w:rsidRPr="00504D07" w:rsidRDefault="00504D07" w:rsidP="00504D07">
      <w:pPr>
        <w:pStyle w:val="font-claude-response-body"/>
        <w:jc w:val="center"/>
        <w:rPr>
          <w:b/>
          <w:bCs/>
          <w:sz w:val="32"/>
          <w:szCs w:val="32"/>
        </w:rPr>
      </w:pPr>
      <w:proofErr w:type="spellStart"/>
      <w:r w:rsidRPr="00504D07">
        <w:rPr>
          <w:b/>
          <w:bCs/>
          <w:sz w:val="32"/>
          <w:szCs w:val="32"/>
        </w:rPr>
        <w:t>Fx</w:t>
      </w:r>
      <w:proofErr w:type="spellEnd"/>
      <w:r w:rsidRPr="00504D07">
        <w:rPr>
          <w:b/>
          <w:bCs/>
          <w:sz w:val="32"/>
          <w:szCs w:val="32"/>
        </w:rPr>
        <w:t xml:space="preserve">(x, y) = 1.5 + 0.4 </w:t>
      </w:r>
      <w:proofErr w:type="gramStart"/>
      <w:r w:rsidRPr="00504D07">
        <w:rPr>
          <w:b/>
          <w:bCs/>
          <w:sz w:val="32"/>
          <w:szCs w:val="32"/>
        </w:rPr>
        <w:t>sin(</w:t>
      </w:r>
      <w:proofErr w:type="gramEnd"/>
      <w:r w:rsidRPr="00504D07">
        <w:rPr>
          <w:b/>
          <w:bCs/>
          <w:sz w:val="32"/>
          <w:szCs w:val="32"/>
        </w:rPr>
        <w:t>πy/5)</w:t>
      </w:r>
    </w:p>
    <w:p w:rsidR="00504D07" w:rsidRDefault="00504D07" w:rsidP="00504D07">
      <w:pPr>
        <w:pStyle w:val="font-claude-response-body"/>
        <w:jc w:val="center"/>
        <w:rPr>
          <w:b/>
          <w:bCs/>
          <w:sz w:val="32"/>
          <w:szCs w:val="32"/>
        </w:rPr>
      </w:pPr>
      <w:proofErr w:type="spellStart"/>
      <w:r w:rsidRPr="00504D07">
        <w:rPr>
          <w:b/>
          <w:bCs/>
          <w:sz w:val="32"/>
          <w:szCs w:val="32"/>
        </w:rPr>
        <w:t>Fy</w:t>
      </w:r>
      <w:proofErr w:type="spellEnd"/>
      <w:r w:rsidRPr="00504D07">
        <w:rPr>
          <w:b/>
          <w:bCs/>
          <w:sz w:val="32"/>
          <w:szCs w:val="32"/>
        </w:rPr>
        <w:t xml:space="preserve">(x, y) = 0.2 </w:t>
      </w:r>
      <w:proofErr w:type="spellStart"/>
      <w:proofErr w:type="gramStart"/>
      <w:r w:rsidRPr="00504D07">
        <w:rPr>
          <w:b/>
          <w:bCs/>
          <w:sz w:val="32"/>
          <w:szCs w:val="32"/>
        </w:rPr>
        <w:t>cos</w:t>
      </w:r>
      <w:proofErr w:type="spellEnd"/>
      <w:r w:rsidRPr="00504D07">
        <w:rPr>
          <w:b/>
          <w:bCs/>
          <w:sz w:val="32"/>
          <w:szCs w:val="32"/>
        </w:rPr>
        <w:t>(</w:t>
      </w:r>
      <w:proofErr w:type="gramEnd"/>
      <w:r w:rsidRPr="00504D07">
        <w:rPr>
          <w:b/>
          <w:bCs/>
          <w:sz w:val="32"/>
          <w:szCs w:val="32"/>
        </w:rPr>
        <w:t>πx/5)</w:t>
      </w:r>
    </w:p>
    <w:p w:rsidR="00504D07" w:rsidRDefault="00504D07" w:rsidP="00504D07">
      <w:pPr>
        <w:pStyle w:val="font-claude-response-body"/>
        <w:rPr>
          <w:b/>
          <w:bCs/>
          <w:sz w:val="32"/>
          <w:szCs w:val="32"/>
        </w:rPr>
      </w:pPr>
      <w:r w:rsidRPr="00504D07">
        <w:rPr>
          <w:b/>
          <w:bCs/>
          <w:sz w:val="32"/>
          <w:szCs w:val="32"/>
        </w:rPr>
        <w:t>Speed Magnitude</w:t>
      </w:r>
      <w:r w:rsidR="0068483F">
        <w:rPr>
          <w:b/>
          <w:bCs/>
          <w:sz w:val="32"/>
          <w:szCs w:val="32"/>
        </w:rPr>
        <w:t xml:space="preserve">: </w:t>
      </w:r>
    </w:p>
    <w:p w:rsidR="0068483F" w:rsidRPr="0068483F" w:rsidRDefault="0068483F" w:rsidP="0068483F">
      <w:pPr>
        <w:pStyle w:val="font-claude-response-body"/>
        <w:jc w:val="center"/>
        <w:rPr>
          <w:b/>
          <w:bCs/>
          <w:sz w:val="32"/>
          <w:szCs w:val="32"/>
        </w:rPr>
      </w:pPr>
      <w:r w:rsidRPr="0068483F">
        <w:rPr>
          <w:b/>
          <w:bCs/>
          <w:sz w:val="32"/>
          <w:szCs w:val="32"/>
        </w:rPr>
        <w:t xml:space="preserve">|F(x, y)| = </w:t>
      </w:r>
      <w:proofErr w:type="gramStart"/>
      <w:r w:rsidRPr="0068483F">
        <w:rPr>
          <w:b/>
          <w:bCs/>
          <w:sz w:val="32"/>
          <w:szCs w:val="32"/>
        </w:rPr>
        <w:t>√(</w:t>
      </w:r>
      <w:proofErr w:type="gramEnd"/>
      <w:r w:rsidRPr="0068483F">
        <w:rPr>
          <w:b/>
          <w:bCs/>
          <w:sz w:val="32"/>
          <w:szCs w:val="32"/>
        </w:rPr>
        <w:t>Fx² + Fy²)</w:t>
      </w:r>
    </w:p>
    <w:p w:rsidR="0068483F" w:rsidRDefault="0068483F" w:rsidP="0068483F">
      <w:pPr>
        <w:pStyle w:val="font-claude-response-body"/>
        <w:rPr>
          <w:sz w:val="32"/>
          <w:szCs w:val="32"/>
        </w:rPr>
      </w:pPr>
      <w:r w:rsidRPr="0068483F">
        <w:rPr>
          <w:sz w:val="32"/>
          <w:szCs w:val="32"/>
        </w:rPr>
        <w:t>This gives the actual speed of traffic at any point on the grid.</w:t>
      </w:r>
    </w:p>
    <w:p w:rsidR="0068483F" w:rsidRDefault="0068483F" w:rsidP="0068483F">
      <w:pPr>
        <w:pStyle w:val="font-claude-response-body"/>
        <w:rPr>
          <w:b/>
          <w:bCs/>
          <w:sz w:val="32"/>
          <w:szCs w:val="32"/>
        </w:rPr>
      </w:pPr>
      <w:r w:rsidRPr="0068483F">
        <w:rPr>
          <w:b/>
          <w:bCs/>
          <w:sz w:val="32"/>
          <w:szCs w:val="32"/>
        </w:rPr>
        <w:t>Obstacle Deflection (Potential Flow Theory):</w:t>
      </w:r>
      <w:r>
        <w:rPr>
          <w:b/>
          <w:bCs/>
          <w:sz w:val="32"/>
          <w:szCs w:val="32"/>
        </w:rPr>
        <w:t xml:space="preserve"> </w:t>
      </w:r>
    </w:p>
    <w:p w:rsidR="0068483F" w:rsidRDefault="0068483F" w:rsidP="0068483F">
      <w:pPr>
        <w:pStyle w:val="font-claude-response-body"/>
        <w:rPr>
          <w:ins w:id="63" w:author="Bharatsinh Rathod" w:date="2026-04-19T19:13:00Z"/>
          <w:sz w:val="32"/>
          <w:szCs w:val="32"/>
        </w:rPr>
      </w:pPr>
      <w:r w:rsidRPr="0068483F">
        <w:rPr>
          <w:sz w:val="32"/>
          <w:szCs w:val="32"/>
        </w:rPr>
        <w:t xml:space="preserve">For each obstacle at position (ox, </w:t>
      </w:r>
      <w:proofErr w:type="spellStart"/>
      <w:r w:rsidRPr="0068483F">
        <w:rPr>
          <w:sz w:val="32"/>
          <w:szCs w:val="32"/>
        </w:rPr>
        <w:t>oy</w:t>
      </w:r>
      <w:proofErr w:type="spellEnd"/>
      <w:r w:rsidRPr="0068483F">
        <w:rPr>
          <w:sz w:val="32"/>
          <w:szCs w:val="32"/>
        </w:rPr>
        <w:t>) with radius r:</w:t>
      </w:r>
      <w:r>
        <w:rPr>
          <w:sz w:val="32"/>
          <w:szCs w:val="32"/>
        </w:rPr>
        <w:t xml:space="preserve"> </w:t>
      </w:r>
    </w:p>
    <w:p w:rsidR="0068483F" w:rsidRPr="0068483F" w:rsidRDefault="0068483F" w:rsidP="0068483F">
      <w:pPr>
        <w:pStyle w:val="font-claude-response-body"/>
        <w:jc w:val="center"/>
        <w:rPr>
          <w:ins w:id="64" w:author="Bharatsinh Rathod" w:date="2026-04-19T19:13:00Z"/>
          <w:b/>
          <w:bCs/>
          <w:sz w:val="32"/>
          <w:szCs w:val="32"/>
          <w:rPrChange w:id="65" w:author="Bharatsinh Rathod" w:date="2026-04-19T19:14:00Z">
            <w:rPr>
              <w:ins w:id="66" w:author="Bharatsinh Rathod" w:date="2026-04-19T19:13:00Z"/>
            </w:rPr>
          </w:rPrChange>
        </w:rPr>
        <w:pPrChange w:id="67" w:author="Bharatsinh Rathod" w:date="2026-04-19T19:14:00Z">
          <w:pPr>
            <w:pStyle w:val="font-claude-response-body"/>
          </w:pPr>
        </w:pPrChange>
      </w:pPr>
      <w:proofErr w:type="spellStart"/>
      <w:proofErr w:type="gramStart"/>
      <w:ins w:id="68" w:author="Bharatsinh Rathod" w:date="2026-04-19T19:13:00Z">
        <w:r w:rsidRPr="0068483F">
          <w:rPr>
            <w:b/>
            <w:bCs/>
            <w:sz w:val="32"/>
            <w:szCs w:val="32"/>
            <w:rPrChange w:id="69" w:author="Bharatsinh Rathod" w:date="2026-04-19T19:14:00Z">
              <w:rPr/>
            </w:rPrChange>
          </w:rPr>
          <w:t>Fx</w:t>
        </w:r>
        <w:proofErr w:type="spellEnd"/>
        <w:proofErr w:type="gramEnd"/>
        <w:r w:rsidRPr="0068483F">
          <w:rPr>
            <w:b/>
            <w:bCs/>
            <w:sz w:val="32"/>
            <w:szCs w:val="32"/>
            <w:rPrChange w:id="70" w:author="Bharatsinh Rathod" w:date="2026-04-19T19:14:00Z">
              <w:rPr/>
            </w:rPrChange>
          </w:rPr>
          <w:t xml:space="preserve"> += r² × (x − ox) / |r_vec|³</w:t>
        </w:r>
      </w:ins>
    </w:p>
    <w:p w:rsidR="0068483F" w:rsidRPr="0068483F" w:rsidRDefault="0068483F" w:rsidP="0068483F">
      <w:pPr>
        <w:pStyle w:val="font-claude-response-body"/>
        <w:jc w:val="center"/>
        <w:rPr>
          <w:ins w:id="71" w:author="Bharatsinh Rathod" w:date="2026-04-19T19:13:00Z"/>
          <w:b/>
          <w:bCs/>
          <w:sz w:val="32"/>
          <w:szCs w:val="32"/>
          <w:rPrChange w:id="72" w:author="Bharatsinh Rathod" w:date="2026-04-19T19:14:00Z">
            <w:rPr>
              <w:ins w:id="73" w:author="Bharatsinh Rathod" w:date="2026-04-19T19:13:00Z"/>
            </w:rPr>
          </w:rPrChange>
        </w:rPr>
        <w:pPrChange w:id="74" w:author="Bharatsinh Rathod" w:date="2026-04-19T19:14:00Z">
          <w:pPr>
            <w:pStyle w:val="font-claude-response-body"/>
          </w:pPr>
        </w:pPrChange>
      </w:pPr>
      <w:proofErr w:type="spellStart"/>
      <w:proofErr w:type="gramStart"/>
      <w:ins w:id="75" w:author="Bharatsinh Rathod" w:date="2026-04-19T19:13:00Z">
        <w:r w:rsidRPr="0068483F">
          <w:rPr>
            <w:b/>
            <w:bCs/>
            <w:sz w:val="32"/>
            <w:szCs w:val="32"/>
            <w:rPrChange w:id="76" w:author="Bharatsinh Rathod" w:date="2026-04-19T19:14:00Z">
              <w:rPr/>
            </w:rPrChange>
          </w:rPr>
          <w:t>Fy</w:t>
        </w:r>
        <w:proofErr w:type="spellEnd"/>
        <w:proofErr w:type="gramEnd"/>
        <w:r w:rsidRPr="0068483F">
          <w:rPr>
            <w:b/>
            <w:bCs/>
            <w:sz w:val="32"/>
            <w:szCs w:val="32"/>
            <w:rPrChange w:id="77" w:author="Bharatsinh Rathod" w:date="2026-04-19T19:14:00Z">
              <w:rPr/>
            </w:rPrChange>
          </w:rPr>
          <w:t xml:space="preserve"> += r² × (y − </w:t>
        </w:r>
        <w:proofErr w:type="spellStart"/>
        <w:r w:rsidRPr="0068483F">
          <w:rPr>
            <w:b/>
            <w:bCs/>
            <w:sz w:val="32"/>
            <w:szCs w:val="32"/>
            <w:rPrChange w:id="78" w:author="Bharatsinh Rathod" w:date="2026-04-19T19:14:00Z">
              <w:rPr/>
            </w:rPrChange>
          </w:rPr>
          <w:t>oy</w:t>
        </w:r>
        <w:proofErr w:type="spellEnd"/>
        <w:r w:rsidRPr="0068483F">
          <w:rPr>
            <w:b/>
            <w:bCs/>
            <w:sz w:val="32"/>
            <w:szCs w:val="32"/>
            <w:rPrChange w:id="79" w:author="Bharatsinh Rathod" w:date="2026-04-19T19:14:00Z">
              <w:rPr/>
            </w:rPrChange>
          </w:rPr>
          <w:t>) / |r_vec|³</w:t>
        </w:r>
      </w:ins>
    </w:p>
    <w:p w:rsidR="0068483F" w:rsidRDefault="0068483F" w:rsidP="0068483F">
      <w:pPr>
        <w:pStyle w:val="font-claude-response-body"/>
        <w:jc w:val="center"/>
        <w:rPr>
          <w:ins w:id="80" w:author="Bharatsinh Rathod" w:date="2026-04-19T19:14:00Z"/>
          <w:b/>
          <w:bCs/>
          <w:sz w:val="32"/>
          <w:szCs w:val="32"/>
        </w:rPr>
        <w:pPrChange w:id="81" w:author="Bharatsinh Rathod" w:date="2026-04-19T19:14:00Z">
          <w:pPr>
            <w:pStyle w:val="font-claude-response-body"/>
          </w:pPr>
        </w:pPrChange>
      </w:pPr>
      <w:ins w:id="82" w:author="Bharatsinh Rathod" w:date="2026-04-19T19:13:00Z">
        <w:r w:rsidRPr="0068483F">
          <w:rPr>
            <w:b/>
            <w:bCs/>
            <w:sz w:val="32"/>
            <w:szCs w:val="32"/>
            <w:rPrChange w:id="83" w:author="Bharatsinh Rathod" w:date="2026-04-19T19:14:00Z">
              <w:rPr/>
            </w:rPrChange>
          </w:rPr>
          <w:t>Where |</w:t>
        </w:r>
        <w:proofErr w:type="spellStart"/>
        <w:r w:rsidRPr="0068483F">
          <w:rPr>
            <w:b/>
            <w:bCs/>
            <w:sz w:val="32"/>
            <w:szCs w:val="32"/>
            <w:rPrChange w:id="84" w:author="Bharatsinh Rathod" w:date="2026-04-19T19:14:00Z">
              <w:rPr/>
            </w:rPrChange>
          </w:rPr>
          <w:t>r_vec</w:t>
        </w:r>
        <w:proofErr w:type="spellEnd"/>
        <w:r w:rsidRPr="0068483F">
          <w:rPr>
            <w:b/>
            <w:bCs/>
            <w:sz w:val="32"/>
            <w:szCs w:val="32"/>
            <w:rPrChange w:id="85" w:author="Bharatsinh Rathod" w:date="2026-04-19T19:14:00Z">
              <w:rPr/>
            </w:rPrChange>
          </w:rPr>
          <w:t xml:space="preserve">| = </w:t>
        </w:r>
        <w:proofErr w:type="gramStart"/>
        <w:r w:rsidRPr="0068483F">
          <w:rPr>
            <w:b/>
            <w:bCs/>
            <w:sz w:val="32"/>
            <w:szCs w:val="32"/>
            <w:rPrChange w:id="86" w:author="Bharatsinh Rathod" w:date="2026-04-19T19:14:00Z">
              <w:rPr/>
            </w:rPrChange>
          </w:rPr>
          <w:t>√(</w:t>
        </w:r>
        <w:proofErr w:type="gramEnd"/>
        <w:r w:rsidRPr="0068483F">
          <w:rPr>
            <w:b/>
            <w:bCs/>
            <w:sz w:val="32"/>
            <w:szCs w:val="32"/>
            <w:rPrChange w:id="87" w:author="Bharatsinh Rathod" w:date="2026-04-19T19:14:00Z">
              <w:rPr/>
            </w:rPrChange>
          </w:rPr>
          <w:t>(x−ox)² + (y−</w:t>
        </w:r>
        <w:proofErr w:type="spellStart"/>
        <w:r w:rsidRPr="0068483F">
          <w:rPr>
            <w:b/>
            <w:bCs/>
            <w:sz w:val="32"/>
            <w:szCs w:val="32"/>
            <w:rPrChange w:id="88" w:author="Bharatsinh Rathod" w:date="2026-04-19T19:14:00Z">
              <w:rPr/>
            </w:rPrChange>
          </w:rPr>
          <w:t>oy</w:t>
        </w:r>
        <w:proofErr w:type="spellEnd"/>
        <w:r w:rsidRPr="0068483F">
          <w:rPr>
            <w:b/>
            <w:bCs/>
            <w:sz w:val="32"/>
            <w:szCs w:val="32"/>
            <w:rPrChange w:id="89" w:author="Bharatsinh Rathod" w:date="2026-04-19T19:14:00Z">
              <w:rPr/>
            </w:rPrChange>
          </w:rPr>
          <w:t>)²)</w:t>
        </w:r>
      </w:ins>
    </w:p>
    <w:p w:rsidR="0068483F" w:rsidRDefault="0068483F" w:rsidP="0068483F">
      <w:pPr>
        <w:pStyle w:val="font-claude-response-body"/>
        <w:rPr>
          <w:ins w:id="90" w:author="Bharatsinh Rathod" w:date="2026-04-19T19:15:00Z"/>
          <w:b/>
          <w:bCs/>
          <w:sz w:val="32"/>
          <w:szCs w:val="32"/>
        </w:rPr>
        <w:pPrChange w:id="91" w:author="Bharatsinh Rathod" w:date="2026-04-19T19:14:00Z">
          <w:pPr>
            <w:pStyle w:val="font-claude-response-body"/>
          </w:pPr>
        </w:pPrChange>
      </w:pPr>
      <w:ins w:id="92" w:author="Bharatsinh Rathod" w:date="2026-04-19T19:14:00Z">
        <w:r w:rsidRPr="0068483F">
          <w:rPr>
            <w:b/>
            <w:bCs/>
            <w:sz w:val="32"/>
            <w:szCs w:val="32"/>
            <w:rPrChange w:id="93" w:author="Bharatsinh Rathod" w:date="2026-04-19T19:15:00Z">
              <w:rPr/>
            </w:rPrChange>
          </w:rPr>
          <w:t>Divergence — Congestion Detection</w:t>
        </w:r>
      </w:ins>
      <w:ins w:id="94" w:author="Bharatsinh Rathod" w:date="2026-04-19T19:15:00Z">
        <w:r>
          <w:rPr>
            <w:b/>
            <w:bCs/>
            <w:sz w:val="32"/>
            <w:szCs w:val="32"/>
          </w:rPr>
          <w:t xml:space="preserve">: </w:t>
        </w:r>
      </w:ins>
    </w:p>
    <w:p w:rsidR="0068483F" w:rsidRDefault="0068483F" w:rsidP="0068483F">
      <w:pPr>
        <w:pStyle w:val="font-claude-response-body"/>
        <w:jc w:val="center"/>
        <w:rPr>
          <w:ins w:id="95" w:author="Bharatsinh Rathod" w:date="2026-04-19T19:15:00Z"/>
          <w:b/>
          <w:bCs/>
          <w:sz w:val="32"/>
          <w:szCs w:val="32"/>
        </w:rPr>
        <w:pPrChange w:id="96" w:author="Bharatsinh Rathod" w:date="2026-04-19T19:15:00Z">
          <w:pPr>
            <w:pStyle w:val="font-claude-response-body"/>
          </w:pPr>
        </w:pPrChange>
      </w:pPr>
      <w:ins w:id="97" w:author="Bharatsinh Rathod" w:date="2026-04-19T19:15:00Z">
        <w:r w:rsidRPr="0068483F">
          <w:rPr>
            <w:rFonts w:ascii="Cambria Math" w:hAnsi="Cambria Math" w:cs="Cambria Math"/>
            <w:b/>
            <w:bCs/>
            <w:sz w:val="32"/>
            <w:szCs w:val="32"/>
            <w:rPrChange w:id="98" w:author="Bharatsinh Rathod" w:date="2026-04-19T19:15:00Z">
              <w:rPr>
                <w:rFonts w:ascii="Cambria Math" w:hAnsi="Cambria Math" w:cs="Cambria Math"/>
              </w:rPr>
            </w:rPrChange>
          </w:rPr>
          <w:t>∇</w:t>
        </w:r>
        <w:r w:rsidRPr="0068483F">
          <w:rPr>
            <w:b/>
            <w:bCs/>
            <w:sz w:val="32"/>
            <w:szCs w:val="32"/>
            <w:rPrChange w:id="99" w:author="Bharatsinh Rathod" w:date="2026-04-19T19:15:00Z">
              <w:rPr>
                <w:rFonts w:ascii="Calibri" w:hAnsi="Calibri" w:cs="Calibri"/>
              </w:rPr>
            </w:rPrChange>
          </w:rPr>
          <w:t>·F = ∂</w:t>
        </w:r>
        <w:proofErr w:type="spellStart"/>
        <w:r w:rsidRPr="0068483F">
          <w:rPr>
            <w:b/>
            <w:bCs/>
            <w:sz w:val="32"/>
            <w:szCs w:val="32"/>
            <w:rPrChange w:id="100" w:author="Bharatsinh Rathod" w:date="2026-04-19T19:15:00Z">
              <w:rPr/>
            </w:rPrChange>
          </w:rPr>
          <w:t>Fx</w:t>
        </w:r>
        <w:proofErr w:type="spellEnd"/>
        <w:r w:rsidRPr="0068483F">
          <w:rPr>
            <w:b/>
            <w:bCs/>
            <w:sz w:val="32"/>
            <w:szCs w:val="32"/>
            <w:rPrChange w:id="101" w:author="Bharatsinh Rathod" w:date="2026-04-19T19:15:00Z">
              <w:rPr/>
            </w:rPrChange>
          </w:rPr>
          <w:t>/∂x + ∂</w:t>
        </w:r>
        <w:proofErr w:type="spellStart"/>
        <w:r w:rsidRPr="0068483F">
          <w:rPr>
            <w:b/>
            <w:bCs/>
            <w:sz w:val="32"/>
            <w:szCs w:val="32"/>
            <w:rPrChange w:id="102" w:author="Bharatsinh Rathod" w:date="2026-04-19T19:15:00Z">
              <w:rPr/>
            </w:rPrChange>
          </w:rPr>
          <w:t>Fy</w:t>
        </w:r>
        <w:proofErr w:type="spellEnd"/>
        <w:r w:rsidRPr="0068483F">
          <w:rPr>
            <w:b/>
            <w:bCs/>
            <w:sz w:val="32"/>
            <w:szCs w:val="32"/>
            <w:rPrChange w:id="103" w:author="Bharatsinh Rathod" w:date="2026-04-19T19:15:00Z">
              <w:rPr/>
            </w:rPrChange>
          </w:rPr>
          <w:t>/∂y</w:t>
        </w:r>
      </w:ins>
    </w:p>
    <w:p w:rsidR="0068483F" w:rsidRPr="0068483F" w:rsidRDefault="0068483F" w:rsidP="0068483F">
      <w:pPr>
        <w:spacing w:after="0" w:line="240" w:lineRule="auto"/>
        <w:ind w:firstLine="720"/>
        <w:rPr>
          <w:ins w:id="104" w:author="Bharatsinh Rathod" w:date="2026-04-19T19:15:00Z"/>
          <w:rFonts w:ascii="Times New Roman" w:eastAsia="Times New Roman" w:hAnsi="Times New Roman" w:cs="Times New Roman"/>
          <w:sz w:val="32"/>
          <w:szCs w:val="32"/>
          <w:lang w:eastAsia="en-IN" w:bidi="gu-IN"/>
          <w:rPrChange w:id="105" w:author="Bharatsinh Rathod" w:date="2026-04-19T19:15:00Z">
            <w:rPr>
              <w:ins w:id="106" w:author="Bharatsinh Rathod" w:date="2026-04-19T19:15:00Z"/>
              <w:rFonts w:ascii="Times New Roman" w:eastAsia="Times New Roman" w:hAnsi="Times New Roman" w:cs="Times New Roman"/>
              <w:sz w:val="24"/>
              <w:szCs w:val="24"/>
              <w:lang w:eastAsia="en-IN" w:bidi="gu-IN"/>
            </w:rPr>
          </w:rPrChange>
        </w:rPr>
        <w:pPrChange w:id="107" w:author="Bharatsinh Rathod" w:date="2026-04-19T19:16:00Z">
          <w:pPr>
            <w:spacing w:after="0" w:line="240" w:lineRule="auto"/>
          </w:pPr>
        </w:pPrChange>
      </w:pPr>
      <w:ins w:id="108" w:author="Bharatsinh Rathod" w:date="2026-04-19T19:15:00Z">
        <w:r w:rsidRPr="0068483F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09" w:author="Bharatsinh Rathod" w:date="2026-04-19T19:15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If </w:t>
        </w:r>
        <w:r w:rsidRPr="0068483F">
          <w:rPr>
            <w:rFonts w:ascii="Cambria Math" w:eastAsia="Times New Roman" w:hAnsi="Cambria Math" w:cs="Cambria Math"/>
            <w:sz w:val="32"/>
            <w:szCs w:val="32"/>
            <w:lang w:eastAsia="en-IN" w:bidi="gu-IN"/>
            <w:rPrChange w:id="110" w:author="Bharatsinh Rathod" w:date="2026-04-19T19:15:00Z">
              <w:rPr>
                <w:rFonts w:ascii="Cambria Math" w:eastAsia="Times New Roman" w:hAnsi="Cambria Math" w:cs="Cambria Math"/>
                <w:sz w:val="24"/>
                <w:szCs w:val="24"/>
                <w:lang w:eastAsia="en-IN" w:bidi="gu-IN"/>
              </w:rPr>
            </w:rPrChange>
          </w:rPr>
          <w:t>∇</w:t>
        </w:r>
        <w:r w:rsidRPr="0068483F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11" w:author="Bharatsinh Rathod" w:date="2026-04-19T19:15:00Z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rPrChange>
          </w:rPr>
          <w:t xml:space="preserve">·F &lt; 0 → Convergence → Traffic is accumulating → </w:t>
        </w:r>
        <w:r w:rsidRPr="0068483F">
          <w:rPr>
            <w:rFonts w:ascii="Times New Roman" w:eastAsia="Times New Roman" w:hAnsi="Times New Roman" w:cs="Times New Roman"/>
            <w:b/>
            <w:bCs/>
            <w:sz w:val="32"/>
            <w:szCs w:val="32"/>
            <w:lang w:eastAsia="en-IN" w:bidi="gu-IN"/>
            <w:rPrChange w:id="112" w:author="Bharatsinh Rathod" w:date="2026-04-19T19:15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rPrChange>
          </w:rPr>
          <w:t>Congestion</w:t>
        </w:r>
        <w:r w:rsidRPr="0068483F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13" w:author="Bharatsinh Rathod" w:date="2026-04-19T19:15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 </w:t>
        </w:r>
      </w:ins>
    </w:p>
    <w:p w:rsidR="0068483F" w:rsidRPr="0068483F" w:rsidRDefault="0068483F" w:rsidP="0068483F">
      <w:pPr>
        <w:spacing w:after="0" w:line="240" w:lineRule="auto"/>
        <w:ind w:firstLine="720"/>
        <w:rPr>
          <w:ins w:id="114" w:author="Bharatsinh Rathod" w:date="2026-04-19T19:15:00Z"/>
          <w:rFonts w:ascii="Times New Roman" w:eastAsia="Times New Roman" w:hAnsi="Times New Roman" w:cs="Times New Roman"/>
          <w:sz w:val="32"/>
          <w:szCs w:val="32"/>
          <w:lang w:eastAsia="en-IN" w:bidi="gu-IN"/>
          <w:rPrChange w:id="115" w:author="Bharatsinh Rathod" w:date="2026-04-19T19:15:00Z">
            <w:rPr>
              <w:ins w:id="116" w:author="Bharatsinh Rathod" w:date="2026-04-19T19:15:00Z"/>
              <w:rFonts w:ascii="Times New Roman" w:eastAsia="Times New Roman" w:hAnsi="Times New Roman" w:cs="Times New Roman"/>
              <w:sz w:val="24"/>
              <w:szCs w:val="24"/>
              <w:lang w:eastAsia="en-IN" w:bidi="gu-IN"/>
            </w:rPr>
          </w:rPrChange>
        </w:rPr>
        <w:pPrChange w:id="117" w:author="Bharatsinh Rathod" w:date="2026-04-19T19:16:00Z">
          <w:pPr>
            <w:spacing w:after="0" w:line="240" w:lineRule="auto"/>
          </w:pPr>
        </w:pPrChange>
      </w:pPr>
      <w:ins w:id="118" w:author="Bharatsinh Rathod" w:date="2026-04-19T19:15:00Z">
        <w:r w:rsidRPr="0068483F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19" w:author="Bharatsinh Rathod" w:date="2026-04-19T19:15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If </w:t>
        </w:r>
        <w:r w:rsidRPr="0068483F">
          <w:rPr>
            <w:rFonts w:ascii="Cambria Math" w:eastAsia="Times New Roman" w:hAnsi="Cambria Math" w:cs="Cambria Math"/>
            <w:sz w:val="32"/>
            <w:szCs w:val="32"/>
            <w:lang w:eastAsia="en-IN" w:bidi="gu-IN"/>
            <w:rPrChange w:id="120" w:author="Bharatsinh Rathod" w:date="2026-04-19T19:15:00Z">
              <w:rPr>
                <w:rFonts w:ascii="Cambria Math" w:eastAsia="Times New Roman" w:hAnsi="Cambria Math" w:cs="Cambria Math"/>
                <w:sz w:val="24"/>
                <w:szCs w:val="24"/>
                <w:lang w:eastAsia="en-IN" w:bidi="gu-IN"/>
              </w:rPr>
            </w:rPrChange>
          </w:rPr>
          <w:t>∇</w:t>
        </w:r>
        <w:r w:rsidRPr="0068483F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21" w:author="Bharatsinh Rathod" w:date="2026-04-19T19:15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·F &gt; 0 → Divergence → Traffic is dispersing → </w:t>
        </w:r>
        <w:r w:rsidRPr="0068483F">
          <w:rPr>
            <w:rFonts w:ascii="Times New Roman" w:eastAsia="Times New Roman" w:hAnsi="Times New Roman" w:cs="Times New Roman"/>
            <w:b/>
            <w:bCs/>
            <w:sz w:val="32"/>
            <w:szCs w:val="32"/>
            <w:lang w:eastAsia="en-IN" w:bidi="gu-IN"/>
            <w:rPrChange w:id="122" w:author="Bharatsinh Rathod" w:date="2026-04-19T19:15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rPrChange>
          </w:rPr>
          <w:t>Free Flow</w:t>
        </w:r>
        <w:r w:rsidRPr="0068483F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23" w:author="Bharatsinh Rathod" w:date="2026-04-19T19:15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 </w:t>
        </w:r>
      </w:ins>
    </w:p>
    <w:p w:rsidR="0068483F" w:rsidRDefault="0068483F" w:rsidP="0068483F">
      <w:pPr>
        <w:pStyle w:val="font-claude-response-body"/>
        <w:ind w:firstLine="720"/>
        <w:rPr>
          <w:ins w:id="124" w:author="Bharatsinh Rathod" w:date="2026-04-19T19:16:00Z"/>
          <w:b/>
          <w:bCs/>
          <w:sz w:val="32"/>
          <w:szCs w:val="32"/>
        </w:rPr>
        <w:pPrChange w:id="125" w:author="Bharatsinh Rathod" w:date="2026-04-19T19:16:00Z">
          <w:pPr>
            <w:pStyle w:val="font-claude-response-body"/>
          </w:pPr>
        </w:pPrChange>
      </w:pPr>
      <w:ins w:id="126" w:author="Bharatsinh Rathod" w:date="2026-04-19T19:15:00Z">
        <w:r w:rsidRPr="0068483F">
          <w:rPr>
            <w:sz w:val="32"/>
            <w:szCs w:val="32"/>
            <w:rPrChange w:id="127" w:author="Bharatsinh Rathod" w:date="2026-04-19T19:15:00Z">
              <w:rPr/>
            </w:rPrChange>
          </w:rPr>
          <w:t xml:space="preserve">If </w:t>
        </w:r>
        <w:r w:rsidRPr="0068483F">
          <w:rPr>
            <w:rFonts w:ascii="Cambria Math" w:hAnsi="Cambria Math" w:cs="Cambria Math"/>
            <w:sz w:val="32"/>
            <w:szCs w:val="32"/>
            <w:rPrChange w:id="128" w:author="Bharatsinh Rathod" w:date="2026-04-19T19:15:00Z">
              <w:rPr>
                <w:rFonts w:ascii="Cambria Math" w:hAnsi="Cambria Math" w:cs="Cambria Math"/>
              </w:rPr>
            </w:rPrChange>
          </w:rPr>
          <w:t>∇</w:t>
        </w:r>
        <w:r w:rsidRPr="0068483F">
          <w:rPr>
            <w:sz w:val="32"/>
            <w:szCs w:val="32"/>
            <w:rPrChange w:id="129" w:author="Bharatsinh Rathod" w:date="2026-04-19T19:15:00Z">
              <w:rPr/>
            </w:rPrChange>
          </w:rPr>
          <w:t xml:space="preserve">·F = 0 → Uniform density → </w:t>
        </w:r>
        <w:r w:rsidRPr="0068483F">
          <w:rPr>
            <w:b/>
            <w:bCs/>
            <w:sz w:val="32"/>
            <w:szCs w:val="32"/>
            <w:rPrChange w:id="130" w:author="Bharatsinh Rathod" w:date="2026-04-19T19:15:00Z">
              <w:rPr>
                <w:b/>
                <w:bCs/>
              </w:rPr>
            </w:rPrChange>
          </w:rPr>
          <w:t>Stable Flow</w:t>
        </w:r>
      </w:ins>
    </w:p>
    <w:p w:rsidR="0068483F" w:rsidRDefault="0068483F" w:rsidP="0068483F">
      <w:pPr>
        <w:pStyle w:val="font-claude-response-body"/>
        <w:ind w:firstLine="720"/>
        <w:rPr>
          <w:ins w:id="131" w:author="Bharatsinh Rathod" w:date="2026-04-19T19:19:00Z"/>
          <w:b/>
          <w:bCs/>
          <w:sz w:val="32"/>
          <w:szCs w:val="32"/>
        </w:rPr>
        <w:pPrChange w:id="132" w:author="Bharatsinh Rathod" w:date="2026-04-19T19:16:00Z">
          <w:pPr>
            <w:pStyle w:val="font-claude-response-body"/>
          </w:pPr>
        </w:pPrChange>
      </w:pPr>
      <w:ins w:id="133" w:author="Bharatsinh Rathod" w:date="2026-04-19T19:19:00Z">
        <w:r w:rsidRPr="0068483F">
          <w:rPr>
            <w:b/>
            <w:bCs/>
            <w:sz w:val="32"/>
            <w:szCs w:val="32"/>
            <w:rPrChange w:id="134" w:author="Bharatsinh Rathod" w:date="2026-04-19T19:19:00Z">
              <w:rPr/>
            </w:rPrChange>
          </w:rPr>
          <w:lastRenderedPageBreak/>
          <w:t>Curl — Rotational Flow</w:t>
        </w:r>
        <w:r>
          <w:rPr>
            <w:b/>
            <w:bCs/>
            <w:sz w:val="32"/>
            <w:szCs w:val="32"/>
          </w:rPr>
          <w:t xml:space="preserve">: </w:t>
        </w:r>
      </w:ins>
    </w:p>
    <w:p w:rsidR="0068483F" w:rsidRDefault="0068483F" w:rsidP="003268AE">
      <w:pPr>
        <w:pStyle w:val="font-claude-response-body"/>
        <w:ind w:firstLine="720"/>
        <w:jc w:val="center"/>
        <w:rPr>
          <w:ins w:id="135" w:author="Bharatsinh Rathod" w:date="2026-04-19T19:20:00Z"/>
          <w:b/>
          <w:bCs/>
          <w:sz w:val="32"/>
          <w:szCs w:val="32"/>
        </w:rPr>
        <w:pPrChange w:id="136" w:author="Bharatsinh Rathod" w:date="2026-04-19T19:19:00Z">
          <w:pPr>
            <w:pStyle w:val="font-claude-response-body"/>
          </w:pPr>
        </w:pPrChange>
      </w:pPr>
      <w:ins w:id="137" w:author="Bharatsinh Rathod" w:date="2026-04-19T19:19:00Z">
        <w:r w:rsidRPr="003268AE">
          <w:rPr>
            <w:rFonts w:ascii="Cambria Math" w:hAnsi="Cambria Math" w:cs="Cambria Math"/>
            <w:b/>
            <w:bCs/>
            <w:sz w:val="32"/>
            <w:szCs w:val="32"/>
            <w:rPrChange w:id="138" w:author="Bharatsinh Rathod" w:date="2026-04-19T19:19:00Z">
              <w:rPr>
                <w:rFonts w:ascii="Cambria Math" w:hAnsi="Cambria Math" w:cs="Cambria Math"/>
              </w:rPr>
            </w:rPrChange>
          </w:rPr>
          <w:t>∇</w:t>
        </w:r>
        <w:r w:rsidRPr="003268AE">
          <w:rPr>
            <w:b/>
            <w:bCs/>
            <w:sz w:val="32"/>
            <w:szCs w:val="32"/>
            <w:rPrChange w:id="139" w:author="Bharatsinh Rathod" w:date="2026-04-19T19:19:00Z">
              <w:rPr>
                <w:rFonts w:ascii="Calibri" w:hAnsi="Calibri" w:cs="Calibri"/>
              </w:rPr>
            </w:rPrChange>
          </w:rPr>
          <w:t>×F = ∂</w:t>
        </w:r>
        <w:proofErr w:type="spellStart"/>
        <w:r w:rsidRPr="003268AE">
          <w:rPr>
            <w:b/>
            <w:bCs/>
            <w:sz w:val="32"/>
            <w:szCs w:val="32"/>
            <w:rPrChange w:id="140" w:author="Bharatsinh Rathod" w:date="2026-04-19T19:19:00Z">
              <w:rPr/>
            </w:rPrChange>
          </w:rPr>
          <w:t>Fy</w:t>
        </w:r>
        <w:proofErr w:type="spellEnd"/>
        <w:r w:rsidRPr="003268AE">
          <w:rPr>
            <w:b/>
            <w:bCs/>
            <w:sz w:val="32"/>
            <w:szCs w:val="32"/>
            <w:rPrChange w:id="141" w:author="Bharatsinh Rathod" w:date="2026-04-19T19:19:00Z">
              <w:rPr/>
            </w:rPrChange>
          </w:rPr>
          <w:t>/∂x − ∂</w:t>
        </w:r>
        <w:proofErr w:type="spellStart"/>
        <w:r w:rsidRPr="003268AE">
          <w:rPr>
            <w:b/>
            <w:bCs/>
            <w:sz w:val="32"/>
            <w:szCs w:val="32"/>
            <w:rPrChange w:id="142" w:author="Bharatsinh Rathod" w:date="2026-04-19T19:19:00Z">
              <w:rPr/>
            </w:rPrChange>
          </w:rPr>
          <w:t>Fx</w:t>
        </w:r>
        <w:proofErr w:type="spellEnd"/>
        <w:r w:rsidRPr="003268AE">
          <w:rPr>
            <w:b/>
            <w:bCs/>
            <w:sz w:val="32"/>
            <w:szCs w:val="32"/>
            <w:rPrChange w:id="143" w:author="Bharatsinh Rathod" w:date="2026-04-19T19:19:00Z">
              <w:rPr/>
            </w:rPrChange>
          </w:rPr>
          <w:t>/∂y</w:t>
        </w:r>
      </w:ins>
    </w:p>
    <w:p w:rsidR="003268AE" w:rsidRPr="003268AE" w:rsidRDefault="003268AE" w:rsidP="003268AE">
      <w:pPr>
        <w:spacing w:after="0" w:line="240" w:lineRule="auto"/>
        <w:ind w:firstLine="720"/>
        <w:jc w:val="both"/>
        <w:rPr>
          <w:ins w:id="144" w:author="Bharatsinh Rathod" w:date="2026-04-19T19:20:00Z"/>
          <w:rFonts w:ascii="Times New Roman" w:eastAsia="Times New Roman" w:hAnsi="Times New Roman" w:cs="Times New Roman"/>
          <w:sz w:val="32"/>
          <w:szCs w:val="32"/>
          <w:lang w:eastAsia="en-IN" w:bidi="gu-IN"/>
          <w:rPrChange w:id="145" w:author="Bharatsinh Rathod" w:date="2026-04-19T19:20:00Z">
            <w:rPr>
              <w:ins w:id="146" w:author="Bharatsinh Rathod" w:date="2026-04-19T19:20:00Z"/>
              <w:rFonts w:ascii="Times New Roman" w:eastAsia="Times New Roman" w:hAnsi="Times New Roman" w:cs="Times New Roman"/>
              <w:sz w:val="24"/>
              <w:szCs w:val="24"/>
              <w:lang w:eastAsia="en-IN" w:bidi="gu-IN"/>
            </w:rPr>
          </w:rPrChange>
        </w:rPr>
        <w:pPrChange w:id="147" w:author="Bharatsinh Rathod" w:date="2026-04-19T19:20:00Z">
          <w:pPr>
            <w:spacing w:after="0" w:line="240" w:lineRule="auto"/>
          </w:pPr>
        </w:pPrChange>
      </w:pPr>
      <w:ins w:id="148" w:author="Bharatsinh Rathod" w:date="2026-04-19T19:20:00Z">
        <w:r w:rsidRPr="003268AE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49" w:author="Bharatsinh Rathod" w:date="2026-04-19T19:20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If </w:t>
        </w:r>
        <w:r w:rsidRPr="003268AE">
          <w:rPr>
            <w:rFonts w:ascii="Cambria Math" w:eastAsia="Times New Roman" w:hAnsi="Cambria Math" w:cs="Cambria Math"/>
            <w:sz w:val="32"/>
            <w:szCs w:val="32"/>
            <w:lang w:eastAsia="en-IN" w:bidi="gu-IN"/>
            <w:rPrChange w:id="150" w:author="Bharatsinh Rathod" w:date="2026-04-19T19:20:00Z">
              <w:rPr>
                <w:rFonts w:ascii="Cambria Math" w:eastAsia="Times New Roman" w:hAnsi="Cambria Math" w:cs="Cambria Math"/>
                <w:sz w:val="24"/>
                <w:szCs w:val="24"/>
                <w:lang w:eastAsia="en-IN" w:bidi="gu-IN"/>
              </w:rPr>
            </w:rPrChange>
          </w:rPr>
          <w:t>∇</w:t>
        </w:r>
        <w:r w:rsidRPr="003268AE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51" w:author="Bharatsinh Rathod" w:date="2026-04-19T19:20:00Z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rPrChange>
          </w:rPr>
          <w:t xml:space="preserve">×F &gt; 0 → Anti-clockwise rotation (left roundabout) 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152" w:author="Bharatsinh Rathod" w:date="2026-04-19T19:20:00Z"/>
          <w:rFonts w:ascii="Times New Roman" w:eastAsia="Times New Roman" w:hAnsi="Times New Roman" w:cs="Times New Roman"/>
          <w:sz w:val="32"/>
          <w:szCs w:val="32"/>
          <w:lang w:eastAsia="en-IN" w:bidi="gu-IN"/>
        </w:rPr>
        <w:pPrChange w:id="153" w:author="Bharatsinh Rathod" w:date="2026-04-19T19:20:00Z">
          <w:pPr>
            <w:pStyle w:val="font-claude-response-body"/>
          </w:pPr>
        </w:pPrChange>
      </w:pPr>
      <w:ins w:id="154" w:author="Bharatsinh Rathod" w:date="2026-04-19T19:20:00Z">
        <w:r w:rsidRPr="003268AE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55" w:author="Bharatsinh Rathod" w:date="2026-04-19T19:20:00Z">
              <w:rPr/>
            </w:rPrChange>
          </w:rPr>
          <w:t xml:space="preserve">If </w:t>
        </w:r>
        <w:r w:rsidRPr="003268AE">
          <w:rPr>
            <w:rFonts w:ascii="Cambria Math" w:eastAsia="Times New Roman" w:hAnsi="Cambria Math" w:cs="Cambria Math"/>
            <w:sz w:val="32"/>
            <w:szCs w:val="32"/>
            <w:lang w:eastAsia="en-IN" w:bidi="gu-IN"/>
            <w:rPrChange w:id="156" w:author="Bharatsinh Rathod" w:date="2026-04-19T19:20:00Z">
              <w:rPr>
                <w:rFonts w:ascii="Cambria Math" w:hAnsi="Cambria Math" w:cs="Cambria Math"/>
              </w:rPr>
            </w:rPrChange>
          </w:rPr>
          <w:t>∇</w:t>
        </w:r>
        <w:r w:rsidRPr="003268AE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157" w:author="Bharatsinh Rathod" w:date="2026-04-19T19:20:00Z">
              <w:rPr/>
            </w:rPrChange>
          </w:rPr>
          <w:t xml:space="preserve">×F &lt; 0 → Clockwise rotation (right roundabout) 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158" w:author="Bharatsinh Rathod" w:date="2026-04-19T19:20:00Z"/>
          <w:rFonts w:ascii="Times New Roman" w:hAnsi="Times New Roman" w:cs="Times New Roman"/>
          <w:sz w:val="32"/>
          <w:szCs w:val="32"/>
        </w:rPr>
        <w:pPrChange w:id="159" w:author="Bharatsinh Rathod" w:date="2026-04-19T19:20:00Z">
          <w:pPr>
            <w:pStyle w:val="font-claude-response-body"/>
          </w:pPr>
        </w:pPrChange>
      </w:pPr>
      <w:ins w:id="160" w:author="Bharatsinh Rathod" w:date="2026-04-19T19:20:00Z">
        <w:r w:rsidRPr="003268AE">
          <w:rPr>
            <w:rFonts w:ascii="Times New Roman" w:hAnsi="Times New Roman" w:cs="Times New Roman"/>
            <w:sz w:val="32"/>
            <w:szCs w:val="32"/>
            <w:rPrChange w:id="161" w:author="Bharatsinh Rathod" w:date="2026-04-19T19:20:00Z">
              <w:rPr/>
            </w:rPrChange>
          </w:rPr>
          <w:t xml:space="preserve">If </w:t>
        </w:r>
        <w:r w:rsidRPr="003268AE">
          <w:rPr>
            <w:rFonts w:ascii="Cambria Math" w:hAnsi="Cambria Math" w:cs="Cambria Math"/>
            <w:sz w:val="32"/>
            <w:szCs w:val="32"/>
            <w:rPrChange w:id="162" w:author="Bharatsinh Rathod" w:date="2026-04-19T19:20:00Z">
              <w:rPr>
                <w:rFonts w:ascii="Cambria Math" w:hAnsi="Cambria Math" w:cs="Cambria Math"/>
              </w:rPr>
            </w:rPrChange>
          </w:rPr>
          <w:t>∇</w:t>
        </w:r>
        <w:r w:rsidRPr="003268AE">
          <w:rPr>
            <w:rFonts w:ascii="Times New Roman" w:hAnsi="Times New Roman" w:cs="Times New Roman"/>
            <w:sz w:val="32"/>
            <w:szCs w:val="32"/>
            <w:rPrChange w:id="163" w:author="Bharatsinh Rathod" w:date="2026-04-19T19:20:00Z">
              <w:rPr/>
            </w:rPrChange>
          </w:rPr>
          <w:t>×F = 0 → No rotation → Straight road flow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164" w:author="Bharatsinh Rathod" w:date="2026-04-19T19:20:00Z"/>
          <w:rFonts w:ascii="Times New Roman" w:hAnsi="Times New Roman" w:cs="Times New Roman"/>
          <w:sz w:val="32"/>
          <w:szCs w:val="32"/>
        </w:rPr>
        <w:pPrChange w:id="165" w:author="Bharatsinh Rathod" w:date="2026-04-19T19:20:00Z">
          <w:pPr>
            <w:pStyle w:val="font-claude-response-body"/>
          </w:pPr>
        </w:pPrChange>
      </w:pPr>
    </w:p>
    <w:p w:rsidR="003268AE" w:rsidRDefault="003268AE" w:rsidP="003268AE">
      <w:pPr>
        <w:spacing w:after="0" w:line="240" w:lineRule="auto"/>
        <w:ind w:firstLine="720"/>
        <w:jc w:val="both"/>
        <w:rPr>
          <w:ins w:id="166" w:author="Bharatsinh Rathod" w:date="2026-04-19T19:21:00Z"/>
          <w:rFonts w:ascii="Times New Roman" w:hAnsi="Times New Roman" w:cs="Times New Roman"/>
          <w:b/>
          <w:bCs/>
          <w:sz w:val="32"/>
          <w:szCs w:val="32"/>
        </w:rPr>
        <w:pPrChange w:id="167" w:author="Bharatsinh Rathod" w:date="2026-04-19T19:21:00Z">
          <w:pPr>
            <w:pStyle w:val="font-claude-response-body"/>
          </w:pPr>
        </w:pPrChange>
      </w:pPr>
      <w:ins w:id="168" w:author="Bharatsinh Rathod" w:date="2026-04-19T19:20:00Z"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69" w:author="Bharatsinh Rathod" w:date="2026-04-19T19:21:00Z">
              <w:rPr/>
            </w:rPrChange>
          </w:rPr>
          <w:t>Line Integral — Flow Along a Vehicle Path</w:t>
        </w:r>
      </w:ins>
      <w:ins w:id="170" w:author="Bharatsinh Rathod" w:date="2026-04-19T19:21:00Z">
        <w:r>
          <w:rPr>
            <w:rFonts w:ascii="Times New Roman" w:hAnsi="Times New Roman" w:cs="Times New Roman"/>
            <w:b/>
            <w:bCs/>
            <w:sz w:val="32"/>
            <w:szCs w:val="32"/>
          </w:rPr>
          <w:t>: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171" w:author="Bharatsinh Rathod" w:date="2026-04-19T19:21:00Z"/>
          <w:rFonts w:ascii="Times New Roman" w:hAnsi="Times New Roman" w:cs="Times New Roman"/>
          <w:b/>
          <w:bCs/>
          <w:sz w:val="32"/>
          <w:szCs w:val="32"/>
        </w:rPr>
        <w:pPrChange w:id="172" w:author="Bharatsinh Rathod" w:date="2026-04-19T19:21:00Z">
          <w:pPr>
            <w:pStyle w:val="font-claude-response-body"/>
          </w:pPr>
        </w:pPrChange>
      </w:pPr>
    </w:p>
    <w:p w:rsidR="003268AE" w:rsidRDefault="003268AE" w:rsidP="003268AE">
      <w:pPr>
        <w:spacing w:after="0" w:line="240" w:lineRule="auto"/>
        <w:ind w:firstLine="720"/>
        <w:jc w:val="center"/>
        <w:rPr>
          <w:ins w:id="173" w:author="Bharatsinh Rathod" w:date="2026-04-19T19:21:00Z"/>
          <w:rFonts w:ascii="Times New Roman" w:hAnsi="Times New Roman" w:cs="Times New Roman"/>
          <w:b/>
          <w:bCs/>
          <w:sz w:val="32"/>
          <w:szCs w:val="32"/>
        </w:rPr>
        <w:pPrChange w:id="174" w:author="Bharatsinh Rathod" w:date="2026-04-19T19:21:00Z">
          <w:pPr>
            <w:pStyle w:val="font-claude-response-body"/>
          </w:pPr>
        </w:pPrChange>
      </w:pPr>
      <w:ins w:id="175" w:author="Bharatsinh Rathod" w:date="2026-04-19T19:21:00Z"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76" w:author="Bharatsinh Rathod" w:date="2026-04-19T19:21:00Z">
              <w:rPr/>
            </w:rPrChange>
          </w:rPr>
          <w:t xml:space="preserve">∫_C F ·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77" w:author="Bharatsinh Rathod" w:date="2026-04-19T19:21:00Z">
              <w:rPr/>
            </w:rPrChange>
          </w:rPr>
          <w:t>dr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78" w:author="Bharatsinh Rathod" w:date="2026-04-19T19:21:00Z">
              <w:rPr/>
            </w:rPrChange>
          </w:rPr>
          <w:t xml:space="preserve"> = ∫_C (</w:t>
        </w:r>
        <w:proofErr w:type="spellStart"/>
        <w:proofErr w:type="gram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79" w:author="Bharatsinh Rathod" w:date="2026-04-19T19:21:00Z">
              <w:rPr/>
            </w:rPrChange>
          </w:rPr>
          <w:t>Fx</w:t>
        </w:r>
        <w:proofErr w:type="spellEnd"/>
        <w:proofErr w:type="gram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80" w:author="Bharatsinh Rathod" w:date="2026-04-19T19:21:00Z">
              <w:rPr/>
            </w:rPrChange>
          </w:rPr>
          <w:t xml:space="preserve"> dx +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81" w:author="Bharatsinh Rathod" w:date="2026-04-19T19:21:00Z">
              <w:rPr/>
            </w:rPrChange>
          </w:rPr>
          <w:t>Fy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82" w:author="Bharatsinh Rathod" w:date="2026-04-19T19:21:00Z">
              <w:rPr/>
            </w:rPrChange>
          </w:rPr>
          <w:t xml:space="preserve">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83" w:author="Bharatsinh Rathod" w:date="2026-04-19T19:21:00Z">
              <w:rPr/>
            </w:rPrChange>
          </w:rPr>
          <w:t>dy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84" w:author="Bharatsinh Rathod" w:date="2026-04-19T19:21:00Z">
              <w:rPr/>
            </w:rPrChange>
          </w:rPr>
          <w:t>)</w:t>
        </w:r>
      </w:ins>
    </w:p>
    <w:p w:rsidR="003268AE" w:rsidRDefault="003268AE" w:rsidP="003268AE">
      <w:pPr>
        <w:spacing w:after="0" w:line="240" w:lineRule="auto"/>
        <w:ind w:firstLine="720"/>
        <w:rPr>
          <w:ins w:id="185" w:author="Bharatsinh Rathod" w:date="2026-04-19T19:22:00Z"/>
        </w:rPr>
        <w:pPrChange w:id="186" w:author="Bharatsinh Rathod" w:date="2026-04-19T19:21:00Z">
          <w:pPr>
            <w:pStyle w:val="font-claude-response-body"/>
          </w:pPr>
        </w:pPrChange>
      </w:pPr>
    </w:p>
    <w:p w:rsidR="003268AE" w:rsidRDefault="003268AE" w:rsidP="003268AE">
      <w:pPr>
        <w:spacing w:after="0" w:line="240" w:lineRule="auto"/>
        <w:ind w:firstLine="720"/>
        <w:rPr>
          <w:ins w:id="187" w:author="Bharatsinh Rathod" w:date="2026-04-19T19:22:00Z"/>
          <w:rFonts w:ascii="Times New Roman" w:hAnsi="Times New Roman" w:cs="Times New Roman"/>
          <w:sz w:val="32"/>
          <w:szCs w:val="32"/>
        </w:rPr>
        <w:pPrChange w:id="188" w:author="Bharatsinh Rathod" w:date="2026-04-19T19:21:00Z">
          <w:pPr>
            <w:pStyle w:val="font-claude-response-body"/>
          </w:pPr>
        </w:pPrChange>
      </w:pPr>
      <w:ins w:id="189" w:author="Bharatsinh Rathod" w:date="2026-04-19T19:22:00Z">
        <w:r w:rsidRPr="003268AE">
          <w:rPr>
            <w:rFonts w:ascii="Times New Roman" w:hAnsi="Times New Roman" w:cs="Times New Roman"/>
            <w:sz w:val="32"/>
            <w:szCs w:val="32"/>
            <w:rPrChange w:id="190" w:author="Bharatsinh Rathod" w:date="2026-04-19T19:22:00Z">
              <w:rPr/>
            </w:rPrChange>
          </w:rPr>
          <w:t>Numerically computed as:</w:t>
        </w:r>
      </w:ins>
    </w:p>
    <w:p w:rsidR="003268AE" w:rsidRDefault="003268AE" w:rsidP="003268AE">
      <w:pPr>
        <w:spacing w:after="0" w:line="240" w:lineRule="auto"/>
        <w:ind w:firstLine="720"/>
        <w:rPr>
          <w:ins w:id="191" w:author="Bharatsinh Rathod" w:date="2026-04-19T19:22:00Z"/>
          <w:rFonts w:ascii="Times New Roman" w:hAnsi="Times New Roman" w:cs="Times New Roman"/>
          <w:sz w:val="32"/>
          <w:szCs w:val="32"/>
        </w:rPr>
        <w:pPrChange w:id="192" w:author="Bharatsinh Rathod" w:date="2026-04-19T19:21:00Z">
          <w:pPr>
            <w:pStyle w:val="font-claude-response-body"/>
          </w:pPr>
        </w:pPrChange>
      </w:pPr>
    </w:p>
    <w:p w:rsidR="003268AE" w:rsidRDefault="003268AE" w:rsidP="003268AE">
      <w:pPr>
        <w:spacing w:after="0" w:line="240" w:lineRule="auto"/>
        <w:ind w:firstLine="720"/>
        <w:jc w:val="center"/>
        <w:rPr>
          <w:ins w:id="193" w:author="Bharatsinh Rathod" w:date="2026-04-19T19:22:00Z"/>
          <w:rFonts w:ascii="Times New Roman" w:hAnsi="Times New Roman" w:cs="Times New Roman"/>
          <w:b/>
          <w:bCs/>
          <w:sz w:val="32"/>
          <w:szCs w:val="32"/>
        </w:rPr>
        <w:pPrChange w:id="194" w:author="Bharatsinh Rathod" w:date="2026-04-19T19:22:00Z">
          <w:pPr>
            <w:pStyle w:val="font-claude-response-body"/>
          </w:pPr>
        </w:pPrChange>
      </w:pPr>
      <w:ins w:id="195" w:author="Bharatsinh Rathod" w:date="2026-04-19T19:22:00Z"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96" w:author="Bharatsinh Rathod" w:date="2026-04-19T19:22:00Z">
              <w:rPr/>
            </w:rPrChange>
          </w:rPr>
          <w:t xml:space="preserve">∫_C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97" w:author="Bharatsinh Rathod" w:date="2026-04-19T19:22:00Z">
              <w:rPr/>
            </w:rPrChange>
          </w:rPr>
          <w:t>F·dr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98" w:author="Bharatsinh Rathod" w:date="2026-04-19T19:22:00Z">
              <w:rPr/>
            </w:rPrChange>
          </w:rPr>
          <w:t xml:space="preserve"> ≈ Σ </w:t>
        </w:r>
        <w:proofErr w:type="gram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199" w:author="Bharatsinh Rathod" w:date="2026-04-19T19:22:00Z">
              <w:rPr/>
            </w:rPrChange>
          </w:rPr>
          <w:t xml:space="preserve">[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0" w:author="Bharatsinh Rathod" w:date="2026-04-19T19:22:00Z">
              <w:rPr/>
            </w:rPrChange>
          </w:rPr>
          <w:t>Fx</w:t>
        </w:r>
        <w:proofErr w:type="spellEnd"/>
        <w:proofErr w:type="gram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1" w:author="Bharatsinh Rathod" w:date="2026-04-19T19:22:00Z">
              <w:rPr/>
            </w:rPrChange>
          </w:rPr>
          <w:t>(r(t)) · dx/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2" w:author="Bharatsinh Rathod" w:date="2026-04-19T19:22:00Z">
              <w:rPr/>
            </w:rPrChange>
          </w:rPr>
          <w:t>dt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3" w:author="Bharatsinh Rathod" w:date="2026-04-19T19:22:00Z">
              <w:rPr/>
            </w:rPrChange>
          </w:rPr>
          <w:t xml:space="preserve"> +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4" w:author="Bharatsinh Rathod" w:date="2026-04-19T19:22:00Z">
              <w:rPr/>
            </w:rPrChange>
          </w:rPr>
          <w:t>Fy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5" w:author="Bharatsinh Rathod" w:date="2026-04-19T19:22:00Z">
              <w:rPr/>
            </w:rPrChange>
          </w:rPr>
          <w:t xml:space="preserve">(r(t)) ·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6" w:author="Bharatsinh Rathod" w:date="2026-04-19T19:22:00Z">
              <w:rPr/>
            </w:rPrChange>
          </w:rPr>
          <w:t>dy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7" w:author="Bharatsinh Rathod" w:date="2026-04-19T19:22:00Z">
              <w:rPr/>
            </w:rPrChange>
          </w:rPr>
          <w:t>/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8" w:author="Bharatsinh Rathod" w:date="2026-04-19T19:22:00Z">
              <w:rPr/>
            </w:rPrChange>
          </w:rPr>
          <w:t>dt</w:t>
        </w:r>
        <w:proofErr w:type="spellEnd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09" w:author="Bharatsinh Rathod" w:date="2026-04-19T19:22:00Z">
              <w:rPr/>
            </w:rPrChange>
          </w:rPr>
          <w:t xml:space="preserve"> ] </w:t>
        </w:r>
        <w:proofErr w:type="spellStart"/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10" w:author="Bharatsinh Rathod" w:date="2026-04-19T19:22:00Z">
              <w:rPr/>
            </w:rPrChange>
          </w:rPr>
          <w:t>Δt</w:t>
        </w:r>
        <w:proofErr w:type="spellEnd"/>
      </w:ins>
    </w:p>
    <w:p w:rsidR="003268AE" w:rsidRDefault="003268AE" w:rsidP="003268AE">
      <w:pPr>
        <w:spacing w:after="0" w:line="240" w:lineRule="auto"/>
        <w:ind w:firstLine="720"/>
        <w:rPr>
          <w:ins w:id="211" w:author="Bharatsinh Rathod" w:date="2026-04-19T19:23:00Z"/>
          <w:rFonts w:ascii="Times New Roman" w:eastAsia="Times New Roman" w:hAnsi="Symbol" w:cs="Times New Roman"/>
          <w:sz w:val="24"/>
          <w:szCs w:val="24"/>
          <w:lang w:eastAsia="en-IN" w:bidi="gu-IN"/>
        </w:rPr>
        <w:pPrChange w:id="212" w:author="Bharatsinh Rathod" w:date="2026-04-19T19:22:00Z">
          <w:pPr>
            <w:pStyle w:val="font-claude-response-body"/>
          </w:pPr>
        </w:pPrChange>
      </w:pPr>
    </w:p>
    <w:p w:rsidR="003268AE" w:rsidRPr="003268AE" w:rsidRDefault="003268AE" w:rsidP="003268AE">
      <w:pPr>
        <w:spacing w:after="0" w:line="240" w:lineRule="auto"/>
        <w:ind w:firstLine="720"/>
        <w:jc w:val="both"/>
        <w:rPr>
          <w:ins w:id="213" w:author="Bharatsinh Rathod" w:date="2026-04-19T19:23:00Z"/>
          <w:rFonts w:ascii="Times New Roman" w:eastAsia="Times New Roman" w:hAnsi="Times New Roman" w:cs="Times New Roman"/>
          <w:sz w:val="32"/>
          <w:szCs w:val="32"/>
          <w:lang w:eastAsia="en-IN" w:bidi="gu-IN"/>
          <w:rPrChange w:id="214" w:author="Bharatsinh Rathod" w:date="2026-04-19T19:23:00Z">
            <w:rPr>
              <w:ins w:id="215" w:author="Bharatsinh Rathod" w:date="2026-04-19T19:23:00Z"/>
              <w:rFonts w:ascii="Times New Roman" w:eastAsia="Times New Roman" w:hAnsi="Times New Roman" w:cs="Times New Roman"/>
              <w:sz w:val="24"/>
              <w:szCs w:val="24"/>
              <w:lang w:eastAsia="en-IN" w:bidi="gu-IN"/>
            </w:rPr>
          </w:rPrChange>
        </w:rPr>
        <w:pPrChange w:id="216" w:author="Bharatsinh Rathod" w:date="2026-04-19T19:23:00Z">
          <w:pPr>
            <w:spacing w:after="0" w:line="240" w:lineRule="auto"/>
          </w:pPr>
        </w:pPrChange>
      </w:pPr>
      <w:ins w:id="217" w:author="Bharatsinh Rathod" w:date="2026-04-19T19:23:00Z">
        <w:r w:rsidRPr="003268AE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218" w:author="Bharatsinh Rathod" w:date="2026-04-19T19:23:00Z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rPrChange>
          </w:rPr>
          <w:t xml:space="preserve">Positive result → Flow aids the vehicle's direction of travel 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219" w:author="Bharatsinh Rathod" w:date="2026-04-19T19:23:00Z"/>
          <w:rFonts w:ascii="Times New Roman" w:eastAsia="Times New Roman" w:hAnsi="Times New Roman" w:cs="Times New Roman"/>
          <w:sz w:val="32"/>
          <w:szCs w:val="32"/>
          <w:lang w:eastAsia="en-IN" w:bidi="gu-IN"/>
        </w:rPr>
        <w:pPrChange w:id="220" w:author="Bharatsinh Rathod" w:date="2026-04-19T19:23:00Z">
          <w:pPr>
            <w:pStyle w:val="font-claude-response-body"/>
          </w:pPr>
        </w:pPrChange>
      </w:pPr>
      <w:ins w:id="221" w:author="Bharatsinh Rathod" w:date="2026-04-19T19:23:00Z">
        <w:r w:rsidRPr="003268AE">
          <w:rPr>
            <w:rFonts w:ascii="Times New Roman" w:eastAsia="Times New Roman" w:hAnsi="Times New Roman" w:cs="Times New Roman"/>
            <w:sz w:val="32"/>
            <w:szCs w:val="32"/>
            <w:lang w:eastAsia="en-IN" w:bidi="gu-IN"/>
            <w:rPrChange w:id="222" w:author="Bharatsinh Rathod" w:date="2026-04-19T19:23:00Z">
              <w:rPr/>
            </w:rPrChange>
          </w:rPr>
          <w:t>Negative result → Flow resists the vehicle's direction of travel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223" w:author="Bharatsinh Rathod" w:date="2026-04-19T19:23:00Z"/>
          <w:rFonts w:ascii="Times New Roman" w:eastAsia="Times New Roman" w:hAnsi="Times New Roman" w:cs="Times New Roman"/>
          <w:sz w:val="32"/>
          <w:szCs w:val="32"/>
          <w:lang w:eastAsia="en-IN" w:bidi="gu-IN"/>
        </w:rPr>
        <w:pPrChange w:id="224" w:author="Bharatsinh Rathod" w:date="2026-04-19T19:23:00Z">
          <w:pPr>
            <w:pStyle w:val="font-claude-response-body"/>
          </w:pPr>
        </w:pPrChange>
      </w:pPr>
    </w:p>
    <w:p w:rsidR="003268AE" w:rsidRDefault="003268AE" w:rsidP="003268AE">
      <w:pPr>
        <w:spacing w:after="0" w:line="240" w:lineRule="auto"/>
        <w:ind w:firstLine="720"/>
        <w:jc w:val="both"/>
        <w:rPr>
          <w:ins w:id="225" w:author="Bharatsinh Rathod" w:date="2026-04-19T19:23:00Z"/>
          <w:rFonts w:ascii="Times New Roman" w:hAnsi="Times New Roman" w:cs="Times New Roman"/>
          <w:b/>
          <w:bCs/>
          <w:sz w:val="32"/>
          <w:szCs w:val="32"/>
        </w:rPr>
        <w:pPrChange w:id="226" w:author="Bharatsinh Rathod" w:date="2026-04-19T19:23:00Z">
          <w:pPr>
            <w:pStyle w:val="font-claude-response-body"/>
          </w:pPr>
        </w:pPrChange>
      </w:pPr>
      <w:ins w:id="227" w:author="Bharatsinh Rathod" w:date="2026-04-19T19:23:00Z">
        <w:r w:rsidRPr="003268AE">
          <w:rPr>
            <w:rFonts w:ascii="Times New Roman" w:hAnsi="Times New Roman" w:cs="Times New Roman"/>
            <w:b/>
            <w:bCs/>
            <w:sz w:val="32"/>
            <w:szCs w:val="32"/>
            <w:rPrChange w:id="228" w:author="Bharatsinh Rathod" w:date="2026-04-19T19:23:00Z">
              <w:rPr/>
            </w:rPrChange>
          </w:rPr>
          <w:t>Numerical Differentiation (Central Difference Method)</w:t>
        </w:r>
        <w:r>
          <w:rPr>
            <w:rFonts w:ascii="Times New Roman" w:hAnsi="Times New Roman" w:cs="Times New Roman"/>
            <w:b/>
            <w:bCs/>
            <w:sz w:val="32"/>
            <w:szCs w:val="32"/>
          </w:rPr>
          <w:t>:</w:t>
        </w:r>
      </w:ins>
    </w:p>
    <w:p w:rsidR="003268AE" w:rsidRDefault="003268AE" w:rsidP="003268AE">
      <w:pPr>
        <w:spacing w:after="0" w:line="240" w:lineRule="auto"/>
        <w:ind w:firstLine="720"/>
        <w:jc w:val="both"/>
        <w:rPr>
          <w:ins w:id="229" w:author="Bharatsinh Rathod" w:date="2026-04-19T19:24:00Z"/>
          <w:rFonts w:ascii="Times New Roman" w:hAnsi="Times New Roman" w:cs="Times New Roman"/>
          <w:b/>
          <w:bCs/>
          <w:sz w:val="52"/>
          <w:szCs w:val="52"/>
        </w:rPr>
        <w:pPrChange w:id="230" w:author="Bharatsinh Rathod" w:date="2026-04-19T19:23:00Z">
          <w:pPr>
            <w:pStyle w:val="font-claude-response-body"/>
          </w:pPr>
        </w:pPrChange>
      </w:pPr>
    </w:p>
    <w:p w:rsidR="003268AE" w:rsidRDefault="003268AE" w:rsidP="003268AE">
      <w:pPr>
        <w:spacing w:after="0" w:line="240" w:lineRule="auto"/>
        <w:ind w:firstLine="720"/>
        <w:rPr>
          <w:ins w:id="231" w:author="Bharatsinh Rathod" w:date="2026-04-19T19:24:00Z"/>
          <w:rFonts w:ascii="Times New Roman" w:hAnsi="Times New Roman" w:cs="Times New Roman"/>
          <w:sz w:val="32"/>
          <w:szCs w:val="32"/>
        </w:rPr>
        <w:pPrChange w:id="232" w:author="Bharatsinh Rathod" w:date="2026-04-19T19:24:00Z">
          <w:pPr>
            <w:pStyle w:val="font-claude-response-body"/>
          </w:pPr>
        </w:pPrChange>
      </w:pPr>
      <w:ins w:id="233" w:author="Bharatsinh Rathod" w:date="2026-04-19T19:24:00Z">
        <w:r w:rsidRPr="003268AE">
          <w:rPr>
            <w:rFonts w:ascii="Times New Roman" w:hAnsi="Times New Roman" w:cs="Times New Roman"/>
            <w:sz w:val="32"/>
            <w:szCs w:val="32"/>
            <w:rPrChange w:id="234" w:author="Bharatsinh Rathod" w:date="2026-04-19T19:24:00Z">
              <w:rPr/>
            </w:rPrChange>
          </w:rPr>
          <w:t>All partial derivatives are</w:t>
        </w:r>
        <w:r>
          <w:rPr>
            <w:rFonts w:ascii="Times New Roman" w:hAnsi="Times New Roman" w:cs="Times New Roman"/>
            <w:sz w:val="32"/>
            <w:szCs w:val="32"/>
            <w:rPrChange w:id="235" w:author="Bharatsinh Rathod" w:date="2026-04-19T19:24:00Z">
              <w:rPr>
                <w:sz w:val="32"/>
                <w:szCs w:val="32"/>
              </w:rPr>
            </w:rPrChange>
          </w:rPr>
          <w:t xml:space="preserve"> computed using </w:t>
        </w:r>
        <w:proofErr w:type="spellStart"/>
        <w:r>
          <w:rPr>
            <w:rFonts w:ascii="Times New Roman" w:hAnsi="Times New Roman" w:cs="Times New Roman"/>
            <w:sz w:val="32"/>
            <w:szCs w:val="32"/>
            <w:rPrChange w:id="236" w:author="Bharatsinh Rathod" w:date="2026-04-19T19:24:00Z">
              <w:rPr>
                <w:sz w:val="32"/>
                <w:szCs w:val="32"/>
              </w:rPr>
            </w:rPrChange>
          </w:rPr>
          <w:t>NumPy's</w:t>
        </w:r>
        <w:proofErr w:type="spellEnd"/>
        <w:r>
          <w:rPr>
            <w:rFonts w:ascii="Times New Roman" w:hAnsi="Times New Roman" w:cs="Times New Roman"/>
            <w:sz w:val="32"/>
            <w:szCs w:val="32"/>
            <w:rPrChange w:id="237" w:author="Bharatsinh Rathod" w:date="2026-04-19T19:24:00Z">
              <w:rPr>
                <w:sz w:val="32"/>
                <w:szCs w:val="32"/>
              </w:rPr>
            </w:rPrChange>
          </w:rPr>
          <w:t xml:space="preserve"> central</w:t>
        </w:r>
      </w:ins>
    </w:p>
    <w:p w:rsidR="003268AE" w:rsidRDefault="003268AE" w:rsidP="003268AE">
      <w:pPr>
        <w:spacing w:after="0" w:line="240" w:lineRule="auto"/>
        <w:ind w:firstLine="720"/>
        <w:rPr>
          <w:ins w:id="238" w:author="Bharatsinh Rathod" w:date="2026-04-19T19:24:00Z"/>
          <w:rFonts w:ascii="Times New Roman" w:hAnsi="Times New Roman" w:cs="Times New Roman"/>
          <w:sz w:val="32"/>
          <w:szCs w:val="32"/>
        </w:rPr>
        <w:pPrChange w:id="239" w:author="Bharatsinh Rathod" w:date="2026-04-19T19:24:00Z">
          <w:pPr>
            <w:pStyle w:val="font-claude-response-body"/>
          </w:pPr>
        </w:pPrChange>
      </w:pPr>
      <w:proofErr w:type="gramStart"/>
      <w:ins w:id="240" w:author="Bharatsinh Rathod" w:date="2026-04-19T19:24:00Z">
        <w:r w:rsidRPr="003268AE">
          <w:rPr>
            <w:rFonts w:ascii="Times New Roman" w:hAnsi="Times New Roman" w:cs="Times New Roman"/>
            <w:sz w:val="32"/>
            <w:szCs w:val="32"/>
            <w:rPrChange w:id="241" w:author="Bharatsinh Rathod" w:date="2026-04-19T19:24:00Z">
              <w:rPr/>
            </w:rPrChange>
          </w:rPr>
          <w:t>difference</w:t>
        </w:r>
        <w:proofErr w:type="gramEnd"/>
        <w:r w:rsidRPr="003268AE">
          <w:rPr>
            <w:rFonts w:ascii="Times New Roman" w:hAnsi="Times New Roman" w:cs="Times New Roman"/>
            <w:sz w:val="32"/>
            <w:szCs w:val="32"/>
            <w:rPrChange w:id="242" w:author="Bharatsinh Rathod" w:date="2026-04-19T19:24:00Z">
              <w:rPr/>
            </w:rPrChange>
          </w:rPr>
          <w:t>:</w:t>
        </w:r>
      </w:ins>
    </w:p>
    <w:p w:rsidR="003268AE" w:rsidRPr="003268AE" w:rsidRDefault="003268AE" w:rsidP="003268AE">
      <w:pPr>
        <w:pStyle w:val="font-claude-response-body"/>
        <w:jc w:val="center"/>
        <w:rPr>
          <w:ins w:id="243" w:author="Bharatsinh Rathod" w:date="2026-04-19T19:24:00Z"/>
          <w:b/>
          <w:bCs/>
          <w:sz w:val="32"/>
          <w:szCs w:val="32"/>
          <w:rPrChange w:id="244" w:author="Bharatsinh Rathod" w:date="2026-04-19T19:24:00Z">
            <w:rPr>
              <w:ins w:id="245" w:author="Bharatsinh Rathod" w:date="2026-04-19T19:24:00Z"/>
            </w:rPr>
          </w:rPrChange>
        </w:rPr>
        <w:pPrChange w:id="246" w:author="Bharatsinh Rathod" w:date="2026-04-19T19:24:00Z">
          <w:pPr>
            <w:pStyle w:val="font-claude-response-body"/>
          </w:pPr>
        </w:pPrChange>
      </w:pPr>
      <w:ins w:id="247" w:author="Bharatsinh Rathod" w:date="2026-04-19T19:24:00Z">
        <w:r w:rsidRPr="003268AE">
          <w:rPr>
            <w:b/>
            <w:bCs/>
            <w:sz w:val="32"/>
            <w:szCs w:val="32"/>
            <w:rPrChange w:id="248" w:author="Bharatsinh Rathod" w:date="2026-04-19T19:24:00Z">
              <w:rPr/>
            </w:rPrChange>
          </w:rPr>
          <w:t>∂</w:t>
        </w:r>
        <w:proofErr w:type="spellStart"/>
        <w:r w:rsidRPr="003268AE">
          <w:rPr>
            <w:b/>
            <w:bCs/>
            <w:sz w:val="32"/>
            <w:szCs w:val="32"/>
            <w:rPrChange w:id="249" w:author="Bharatsinh Rathod" w:date="2026-04-19T19:24:00Z">
              <w:rPr/>
            </w:rPrChange>
          </w:rPr>
          <w:t>Fx</w:t>
        </w:r>
        <w:proofErr w:type="spellEnd"/>
        <w:r w:rsidRPr="003268AE">
          <w:rPr>
            <w:b/>
            <w:bCs/>
            <w:sz w:val="32"/>
            <w:szCs w:val="32"/>
            <w:rPrChange w:id="250" w:author="Bharatsinh Rathod" w:date="2026-04-19T19:24:00Z">
              <w:rPr/>
            </w:rPrChange>
          </w:rPr>
          <w:t>/∂x ≈ [</w:t>
        </w:r>
        <w:proofErr w:type="spellStart"/>
        <w:r w:rsidRPr="003268AE">
          <w:rPr>
            <w:b/>
            <w:bCs/>
            <w:sz w:val="32"/>
            <w:szCs w:val="32"/>
            <w:rPrChange w:id="251" w:author="Bharatsinh Rathod" w:date="2026-04-19T19:24:00Z">
              <w:rPr/>
            </w:rPrChange>
          </w:rPr>
          <w:t>Fx</w:t>
        </w:r>
        <w:proofErr w:type="spellEnd"/>
        <w:r w:rsidRPr="003268AE">
          <w:rPr>
            <w:b/>
            <w:bCs/>
            <w:sz w:val="32"/>
            <w:szCs w:val="32"/>
            <w:rPrChange w:id="252" w:author="Bharatsinh Rathod" w:date="2026-04-19T19:24:00Z">
              <w:rPr/>
            </w:rPrChange>
          </w:rPr>
          <w:t>(</w:t>
        </w:r>
        <w:proofErr w:type="spellStart"/>
        <w:r w:rsidRPr="003268AE">
          <w:rPr>
            <w:b/>
            <w:bCs/>
            <w:sz w:val="32"/>
            <w:szCs w:val="32"/>
            <w:rPrChange w:id="253" w:author="Bharatsinh Rathod" w:date="2026-04-19T19:24:00Z">
              <w:rPr/>
            </w:rPrChange>
          </w:rPr>
          <w:t>x+h</w:t>
        </w:r>
        <w:proofErr w:type="spellEnd"/>
        <w:r w:rsidRPr="003268AE">
          <w:rPr>
            <w:b/>
            <w:bCs/>
            <w:sz w:val="32"/>
            <w:szCs w:val="32"/>
            <w:rPrChange w:id="254" w:author="Bharatsinh Rathod" w:date="2026-04-19T19:24:00Z">
              <w:rPr/>
            </w:rPrChange>
          </w:rPr>
          <w:t xml:space="preserve">, y) − </w:t>
        </w:r>
        <w:proofErr w:type="spellStart"/>
        <w:proofErr w:type="gramStart"/>
        <w:r w:rsidRPr="003268AE">
          <w:rPr>
            <w:b/>
            <w:bCs/>
            <w:sz w:val="32"/>
            <w:szCs w:val="32"/>
            <w:rPrChange w:id="255" w:author="Bharatsinh Rathod" w:date="2026-04-19T19:24:00Z">
              <w:rPr/>
            </w:rPrChange>
          </w:rPr>
          <w:t>Fx</w:t>
        </w:r>
        <w:proofErr w:type="spellEnd"/>
        <w:r w:rsidRPr="003268AE">
          <w:rPr>
            <w:b/>
            <w:bCs/>
            <w:sz w:val="32"/>
            <w:szCs w:val="32"/>
            <w:rPrChange w:id="256" w:author="Bharatsinh Rathod" w:date="2026-04-19T19:24:00Z">
              <w:rPr/>
            </w:rPrChange>
          </w:rPr>
          <w:t>(</w:t>
        </w:r>
        <w:proofErr w:type="gramEnd"/>
        <w:r w:rsidRPr="003268AE">
          <w:rPr>
            <w:b/>
            <w:bCs/>
            <w:sz w:val="32"/>
            <w:szCs w:val="32"/>
            <w:rPrChange w:id="257" w:author="Bharatsinh Rathod" w:date="2026-04-19T19:24:00Z">
              <w:rPr/>
            </w:rPrChange>
          </w:rPr>
          <w:t>x−h, y)] / 2h</w:t>
        </w:r>
      </w:ins>
    </w:p>
    <w:p w:rsidR="003268AE" w:rsidRPr="003268AE" w:rsidRDefault="003268AE" w:rsidP="003268AE">
      <w:pPr>
        <w:pStyle w:val="font-claude-response-body"/>
        <w:jc w:val="center"/>
        <w:rPr>
          <w:ins w:id="258" w:author="Bharatsinh Rathod" w:date="2026-04-19T19:24:00Z"/>
          <w:b/>
          <w:bCs/>
          <w:sz w:val="32"/>
          <w:szCs w:val="32"/>
          <w:rPrChange w:id="259" w:author="Bharatsinh Rathod" w:date="2026-04-19T19:24:00Z">
            <w:rPr>
              <w:ins w:id="260" w:author="Bharatsinh Rathod" w:date="2026-04-19T19:24:00Z"/>
            </w:rPr>
          </w:rPrChange>
        </w:rPr>
        <w:pPrChange w:id="261" w:author="Bharatsinh Rathod" w:date="2026-04-19T19:24:00Z">
          <w:pPr>
            <w:pStyle w:val="font-claude-response-body"/>
          </w:pPr>
        </w:pPrChange>
      </w:pPr>
      <w:ins w:id="262" w:author="Bharatsinh Rathod" w:date="2026-04-19T19:24:00Z">
        <w:r w:rsidRPr="003268AE">
          <w:rPr>
            <w:b/>
            <w:bCs/>
            <w:sz w:val="32"/>
            <w:szCs w:val="32"/>
            <w:rPrChange w:id="263" w:author="Bharatsinh Rathod" w:date="2026-04-19T19:24:00Z">
              <w:rPr/>
            </w:rPrChange>
          </w:rPr>
          <w:t>∂</w:t>
        </w:r>
        <w:proofErr w:type="spellStart"/>
        <w:r w:rsidRPr="003268AE">
          <w:rPr>
            <w:b/>
            <w:bCs/>
            <w:sz w:val="32"/>
            <w:szCs w:val="32"/>
            <w:rPrChange w:id="264" w:author="Bharatsinh Rathod" w:date="2026-04-19T19:24:00Z">
              <w:rPr/>
            </w:rPrChange>
          </w:rPr>
          <w:t>Fy</w:t>
        </w:r>
        <w:proofErr w:type="spellEnd"/>
        <w:r w:rsidRPr="003268AE">
          <w:rPr>
            <w:b/>
            <w:bCs/>
            <w:sz w:val="32"/>
            <w:szCs w:val="32"/>
            <w:rPrChange w:id="265" w:author="Bharatsinh Rathod" w:date="2026-04-19T19:24:00Z">
              <w:rPr/>
            </w:rPrChange>
          </w:rPr>
          <w:t>/∂y ≈ [</w:t>
        </w:r>
        <w:proofErr w:type="spellStart"/>
        <w:proofErr w:type="gramStart"/>
        <w:r w:rsidRPr="003268AE">
          <w:rPr>
            <w:b/>
            <w:bCs/>
            <w:sz w:val="32"/>
            <w:szCs w:val="32"/>
            <w:rPrChange w:id="266" w:author="Bharatsinh Rathod" w:date="2026-04-19T19:24:00Z">
              <w:rPr/>
            </w:rPrChange>
          </w:rPr>
          <w:t>Fy</w:t>
        </w:r>
        <w:proofErr w:type="spellEnd"/>
        <w:r w:rsidRPr="003268AE">
          <w:rPr>
            <w:b/>
            <w:bCs/>
            <w:sz w:val="32"/>
            <w:szCs w:val="32"/>
            <w:rPrChange w:id="267" w:author="Bharatsinh Rathod" w:date="2026-04-19T19:24:00Z">
              <w:rPr/>
            </w:rPrChange>
          </w:rPr>
          <w:t>(</w:t>
        </w:r>
        <w:proofErr w:type="gramEnd"/>
        <w:r w:rsidRPr="003268AE">
          <w:rPr>
            <w:b/>
            <w:bCs/>
            <w:sz w:val="32"/>
            <w:szCs w:val="32"/>
            <w:rPrChange w:id="268" w:author="Bharatsinh Rathod" w:date="2026-04-19T19:24:00Z">
              <w:rPr/>
            </w:rPrChange>
          </w:rPr>
          <w:t xml:space="preserve">x, </w:t>
        </w:r>
        <w:proofErr w:type="spellStart"/>
        <w:r w:rsidRPr="003268AE">
          <w:rPr>
            <w:b/>
            <w:bCs/>
            <w:sz w:val="32"/>
            <w:szCs w:val="32"/>
            <w:rPrChange w:id="269" w:author="Bharatsinh Rathod" w:date="2026-04-19T19:24:00Z">
              <w:rPr/>
            </w:rPrChange>
          </w:rPr>
          <w:t>y+h</w:t>
        </w:r>
        <w:proofErr w:type="spellEnd"/>
        <w:r w:rsidRPr="003268AE">
          <w:rPr>
            <w:b/>
            <w:bCs/>
            <w:sz w:val="32"/>
            <w:szCs w:val="32"/>
            <w:rPrChange w:id="270" w:author="Bharatsinh Rathod" w:date="2026-04-19T19:24:00Z">
              <w:rPr/>
            </w:rPrChange>
          </w:rPr>
          <w:t xml:space="preserve">) − </w:t>
        </w:r>
        <w:proofErr w:type="spellStart"/>
        <w:r w:rsidRPr="003268AE">
          <w:rPr>
            <w:b/>
            <w:bCs/>
            <w:sz w:val="32"/>
            <w:szCs w:val="32"/>
            <w:rPrChange w:id="271" w:author="Bharatsinh Rathod" w:date="2026-04-19T19:24:00Z">
              <w:rPr/>
            </w:rPrChange>
          </w:rPr>
          <w:t>Fy</w:t>
        </w:r>
        <w:proofErr w:type="spellEnd"/>
        <w:r w:rsidRPr="003268AE">
          <w:rPr>
            <w:b/>
            <w:bCs/>
            <w:sz w:val="32"/>
            <w:szCs w:val="32"/>
            <w:rPrChange w:id="272" w:author="Bharatsinh Rathod" w:date="2026-04-19T19:24:00Z">
              <w:rPr/>
            </w:rPrChange>
          </w:rPr>
          <w:t>(x, y−h)] / 2h</w:t>
        </w:r>
      </w:ins>
    </w:p>
    <w:p w:rsidR="003268AE" w:rsidRDefault="003268AE" w:rsidP="003268AE">
      <w:pPr>
        <w:spacing w:after="0" w:line="240" w:lineRule="auto"/>
        <w:ind w:firstLine="720"/>
        <w:rPr>
          <w:ins w:id="273" w:author="Bharatsinh Rathod" w:date="2026-04-19T20:12:00Z"/>
          <w:rFonts w:ascii="Times New Roman" w:hAnsi="Times New Roman" w:cs="Times New Roman"/>
          <w:b/>
          <w:bCs/>
          <w:sz w:val="96"/>
          <w:szCs w:val="96"/>
        </w:rPr>
        <w:pPrChange w:id="274" w:author="Bharatsinh Rathod" w:date="2026-04-19T19:24:00Z">
          <w:pPr>
            <w:pStyle w:val="font-claude-response-body"/>
          </w:pPr>
        </w:pPrChange>
      </w:pPr>
    </w:p>
    <w:p w:rsidR="006D2F9C" w:rsidRDefault="006D2F9C" w:rsidP="003268AE">
      <w:pPr>
        <w:spacing w:after="0" w:line="240" w:lineRule="auto"/>
        <w:ind w:firstLine="720"/>
        <w:rPr>
          <w:ins w:id="275" w:author="Bharatsinh Rathod" w:date="2026-04-19T20:12:00Z"/>
          <w:rFonts w:ascii="Times New Roman" w:hAnsi="Times New Roman" w:cs="Times New Roman"/>
          <w:b/>
          <w:bCs/>
          <w:sz w:val="96"/>
          <w:szCs w:val="96"/>
        </w:rPr>
        <w:pPrChange w:id="276" w:author="Bharatsinh Rathod" w:date="2026-04-19T19:24:00Z">
          <w:pPr>
            <w:pStyle w:val="font-claude-response-body"/>
          </w:pPr>
        </w:pPrChange>
      </w:pPr>
    </w:p>
    <w:p w:rsidR="006D2F9C" w:rsidRDefault="006D2F9C" w:rsidP="003268AE">
      <w:pPr>
        <w:spacing w:after="0" w:line="240" w:lineRule="auto"/>
        <w:ind w:firstLine="720"/>
        <w:rPr>
          <w:ins w:id="277" w:author="Bharatsinh Rathod" w:date="2026-04-19T20:12:00Z"/>
          <w:rFonts w:ascii="Times New Roman" w:hAnsi="Times New Roman" w:cs="Times New Roman"/>
          <w:b/>
          <w:bCs/>
          <w:sz w:val="96"/>
          <w:szCs w:val="96"/>
        </w:rPr>
        <w:pPrChange w:id="278" w:author="Bharatsinh Rathod" w:date="2026-04-19T19:24:00Z">
          <w:pPr>
            <w:pStyle w:val="font-claude-response-body"/>
          </w:pPr>
        </w:pPrChange>
      </w:pPr>
    </w:p>
    <w:p w:rsidR="006D2F9C" w:rsidRDefault="006D2F9C" w:rsidP="006D2F9C">
      <w:pPr>
        <w:spacing w:after="0" w:line="240" w:lineRule="auto"/>
        <w:ind w:firstLine="720"/>
        <w:jc w:val="center"/>
        <w:rPr>
          <w:ins w:id="279" w:author="Bharatsinh Rathod" w:date="2026-04-19T20:12:00Z"/>
          <w:rFonts w:ascii="Times New Roman" w:hAnsi="Times New Roman" w:cs="Times New Roman"/>
          <w:b/>
          <w:bCs/>
          <w:sz w:val="44"/>
          <w:szCs w:val="44"/>
        </w:rPr>
        <w:pPrChange w:id="280" w:author="Bharatsinh Rathod" w:date="2026-04-19T20:12:00Z">
          <w:pPr>
            <w:pStyle w:val="font-claude-response-body"/>
          </w:pPr>
        </w:pPrChange>
      </w:pPr>
    </w:p>
    <w:p w:rsidR="006D2F9C" w:rsidRPr="006D2F9C" w:rsidRDefault="006D2F9C" w:rsidP="006D2F9C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  <w:rPrChange w:id="281" w:author="Bharatsinh Rathod" w:date="2026-04-19T20:13:00Z">
            <w:rPr>
              <w:b/>
              <w:bCs/>
              <w:sz w:val="48"/>
              <w:szCs w:val="48"/>
            </w:rPr>
          </w:rPrChange>
        </w:rPr>
        <w:pPrChange w:id="282" w:author="Bharatsinh Rathod" w:date="2026-04-19T20:12:00Z">
          <w:pPr>
            <w:pStyle w:val="font-claude-response-body"/>
          </w:pPr>
        </w:pPrChange>
      </w:pPr>
      <w:ins w:id="283" w:author="Bharatsinh Rathod" w:date="2026-04-19T20:12:00Z">
        <w:r w:rsidRPr="006D2F9C">
          <w:rPr>
            <w:rFonts w:ascii="Times New Roman" w:hAnsi="Times New Roman" w:cs="Times New Roman"/>
            <w:b/>
            <w:bCs/>
            <w:sz w:val="36"/>
            <w:szCs w:val="36"/>
            <w:rPrChange w:id="284" w:author="Bharatsinh Rathod" w:date="2026-04-19T20:13:00Z">
              <w:rPr>
                <w:b/>
                <w:bCs/>
                <w:sz w:val="96"/>
                <w:szCs w:val="96"/>
              </w:rPr>
            </w:rPrChange>
          </w:rPr>
          <w:lastRenderedPageBreak/>
          <w:t>ALGORTITHM AND APPROCH</w:t>
        </w:r>
      </w:ins>
    </w:p>
    <w:p w:rsidR="0068483F" w:rsidDel="006D2F9C" w:rsidRDefault="006D2F9C" w:rsidP="006D2F9C">
      <w:pPr>
        <w:pStyle w:val="font-claude-response-body"/>
        <w:jc w:val="both"/>
        <w:rPr>
          <w:del w:id="285" w:author="Bharatsinh Rathod" w:date="2026-04-19T20:13:00Z"/>
          <w:b/>
          <w:bCs/>
          <w:sz w:val="48"/>
          <w:szCs w:val="48"/>
        </w:rPr>
        <w:pPrChange w:id="286" w:author="Bharatsinh Rathod" w:date="2026-04-19T20:13:00Z">
          <w:pPr>
            <w:tabs>
              <w:tab w:val="left" w:pos="3653"/>
            </w:tabs>
          </w:pPr>
        </w:pPrChange>
      </w:pPr>
      <w:ins w:id="287" w:author="Bharatsinh Rathod" w:date="2026-04-19T20:13:00Z">
        <w:r>
          <w:rPr>
            <w:b/>
            <w:bCs/>
            <w:noProof/>
            <w:sz w:val="36"/>
            <w:szCs w:val="36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568FDC8" wp14:editId="27DC86BF">
                  <wp:simplePos x="0" y="0"/>
                  <wp:positionH relativeFrom="column">
                    <wp:posOffset>245533</wp:posOffset>
                  </wp:positionH>
                  <wp:positionV relativeFrom="paragraph">
                    <wp:posOffset>41275</wp:posOffset>
                  </wp:positionV>
                  <wp:extent cx="5528733" cy="42333"/>
                  <wp:effectExtent l="0" t="0" r="34290" b="3429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528733" cy="42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D9485F3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35pt,3.25pt" to="454.7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" strokecolor="black [3200]" strokeweight="1.5pt">
                  <v:stroke joinstyle="miter"/>
                </v:line>
              </w:pict>
            </mc:Fallback>
          </mc:AlternateContent>
        </w:r>
      </w:ins>
    </w:p>
    <w:p w:rsidR="006D2F9C" w:rsidRDefault="006D2F9C" w:rsidP="003268AE">
      <w:pPr>
        <w:pStyle w:val="font-claude-response-body"/>
        <w:jc w:val="both"/>
        <w:rPr>
          <w:ins w:id="288" w:author="Bharatsinh Rathod" w:date="2026-04-19T20:13:00Z"/>
          <w:b/>
          <w:bCs/>
          <w:sz w:val="48"/>
          <w:szCs w:val="48"/>
        </w:rPr>
        <w:pPrChange w:id="289" w:author="Bharatsinh Rathod" w:date="2026-04-19T19:23:00Z">
          <w:pPr>
            <w:pStyle w:val="font-claude-response-body"/>
          </w:pPr>
        </w:pPrChange>
      </w:pPr>
    </w:p>
    <w:p w:rsidR="006D2F9C" w:rsidRDefault="006D2F9C" w:rsidP="006D2F9C">
      <w:pPr>
        <w:pStyle w:val="font-claude-response-body"/>
        <w:numPr>
          <w:ilvl w:val="0"/>
          <w:numId w:val="1"/>
        </w:numPr>
        <w:jc w:val="both"/>
        <w:rPr>
          <w:ins w:id="290" w:author="Bharatsinh Rathod" w:date="2026-04-19T20:15:00Z"/>
          <w:b/>
          <w:bCs/>
          <w:sz w:val="32"/>
          <w:szCs w:val="32"/>
        </w:rPr>
        <w:pPrChange w:id="291" w:author="Bharatsinh Rathod" w:date="2026-04-19T20:13:00Z">
          <w:pPr>
            <w:pStyle w:val="font-claude-response-body"/>
          </w:pPr>
        </w:pPrChange>
      </w:pPr>
      <w:ins w:id="292" w:author="Bharatsinh Rathod" w:date="2026-04-19T20:15:00Z">
        <w:r>
          <w:rPr>
            <w:b/>
            <w:bCs/>
            <w:noProof/>
            <w:sz w:val="32"/>
            <w:szCs w:val="32"/>
          </w:rPr>
          <w:drawing>
            <wp:anchor distT="0" distB="0" distL="114300" distR="114300" simplePos="0" relativeHeight="251665408" behindDoc="0" locked="0" layoutInCell="1" allowOverlap="1" wp14:anchorId="4945D431" wp14:editId="16EA3F88">
              <wp:simplePos x="0" y="0"/>
              <wp:positionH relativeFrom="column">
                <wp:posOffset>457200</wp:posOffset>
              </wp:positionH>
              <wp:positionV relativeFrom="paragraph">
                <wp:posOffset>300990</wp:posOffset>
              </wp:positionV>
              <wp:extent cx="3598333" cy="1188501"/>
              <wp:effectExtent l="0" t="0" r="2540" b="0"/>
              <wp:wrapNone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Screenshot 2026-04-19 201526.png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52234" cy="12063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293" w:author="Bharatsinh Rathod" w:date="2026-04-19T20:13:00Z">
        <w:r w:rsidRPr="006D2F9C">
          <w:rPr>
            <w:b/>
            <w:bCs/>
            <w:sz w:val="32"/>
            <w:szCs w:val="32"/>
            <w:rPrChange w:id="294" w:author="Bharatsinh Rathod" w:date="2026-04-19T20:14:00Z">
              <w:rPr>
                <w:b/>
                <w:bCs/>
                <w:sz w:val="48"/>
                <w:szCs w:val="48"/>
              </w:rPr>
            </w:rPrChange>
          </w:rPr>
          <w:t>Import Librar</w:t>
        </w:r>
      </w:ins>
      <w:ins w:id="295" w:author="Bharatsinh Rathod" w:date="2026-04-19T20:14:00Z">
        <w:r w:rsidRPr="006D2F9C">
          <w:rPr>
            <w:b/>
            <w:bCs/>
            <w:sz w:val="32"/>
            <w:szCs w:val="32"/>
            <w:rPrChange w:id="296" w:author="Bharatsinh Rathod" w:date="2026-04-19T20:14:00Z">
              <w:rPr>
                <w:b/>
                <w:bCs/>
                <w:sz w:val="48"/>
                <w:szCs w:val="48"/>
              </w:rPr>
            </w:rPrChange>
          </w:rPr>
          <w:t>ies:</w:t>
        </w:r>
      </w:ins>
    </w:p>
    <w:p w:rsidR="006D2F9C" w:rsidRPr="006D2F9C" w:rsidRDefault="006D2F9C" w:rsidP="006D2F9C">
      <w:pPr>
        <w:pStyle w:val="font-claude-response-body"/>
        <w:ind w:left="720"/>
        <w:jc w:val="both"/>
        <w:rPr>
          <w:ins w:id="297" w:author="Bharatsinh Rathod" w:date="2026-04-19T20:13:00Z"/>
          <w:b/>
          <w:bCs/>
          <w:sz w:val="32"/>
          <w:szCs w:val="32"/>
          <w:rPrChange w:id="298" w:author="Bharatsinh Rathod" w:date="2026-04-19T20:14:00Z">
            <w:rPr>
              <w:ins w:id="299" w:author="Bharatsinh Rathod" w:date="2026-04-19T20:13:00Z"/>
              <w:b/>
              <w:bCs/>
              <w:sz w:val="40"/>
              <w:szCs w:val="40"/>
            </w:rPr>
          </w:rPrChange>
        </w:rPr>
        <w:pPrChange w:id="300" w:author="Bharatsinh Rathod" w:date="2026-04-19T20:15:00Z">
          <w:pPr>
            <w:pStyle w:val="font-claude-response-body"/>
          </w:pPr>
        </w:pPrChange>
      </w:pPr>
    </w:p>
    <w:p w:rsidR="00504D07" w:rsidRDefault="00504D07" w:rsidP="006D2F9C">
      <w:pPr>
        <w:pStyle w:val="font-claude-response-body"/>
        <w:jc w:val="both"/>
        <w:rPr>
          <w:ins w:id="301" w:author="Bharatsinh Rathod" w:date="2026-04-19T20:16:00Z"/>
        </w:rPr>
        <w:pPrChange w:id="302" w:author="Bharatsinh Rathod" w:date="2026-04-19T20:1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jc w:val="both"/>
        <w:rPr>
          <w:ins w:id="303" w:author="Bharatsinh Rathod" w:date="2026-04-19T20:16:00Z"/>
        </w:rPr>
        <w:pPrChange w:id="304" w:author="Bharatsinh Rathod" w:date="2026-04-19T20:1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jc w:val="both"/>
        <w:rPr>
          <w:ins w:id="305" w:author="Bharatsinh Rathod" w:date="2026-04-19T20:16:00Z"/>
        </w:rPr>
        <w:pPrChange w:id="306" w:author="Bharatsinh Rathod" w:date="2026-04-19T20:1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numPr>
          <w:ilvl w:val="0"/>
          <w:numId w:val="1"/>
        </w:numPr>
        <w:jc w:val="both"/>
        <w:rPr>
          <w:ins w:id="307" w:author="Bharatsinh Rathod" w:date="2026-04-19T20:18:00Z"/>
          <w:b/>
          <w:bCs/>
          <w:sz w:val="32"/>
          <w:szCs w:val="32"/>
        </w:rPr>
        <w:pPrChange w:id="308" w:author="Bharatsinh Rathod" w:date="2026-04-19T20:16:00Z">
          <w:pPr>
            <w:tabs>
              <w:tab w:val="left" w:pos="3653"/>
            </w:tabs>
          </w:pPr>
        </w:pPrChange>
      </w:pPr>
      <w:ins w:id="309" w:author="Bharatsinh Rathod" w:date="2026-04-19T20:19:00Z">
        <w:r>
          <w:rPr>
            <w:b/>
            <w:bCs/>
            <w:noProof/>
            <w:sz w:val="32"/>
            <w:szCs w:val="32"/>
          </w:rPr>
          <w:drawing>
            <wp:anchor distT="0" distB="0" distL="114300" distR="114300" simplePos="0" relativeHeight="251666432" behindDoc="0" locked="0" layoutInCell="1" allowOverlap="1" wp14:anchorId="2B4490EC" wp14:editId="00788029">
              <wp:simplePos x="0" y="0"/>
              <wp:positionH relativeFrom="column">
                <wp:posOffset>457200</wp:posOffset>
              </wp:positionH>
              <wp:positionV relativeFrom="paragraph">
                <wp:posOffset>393700</wp:posOffset>
              </wp:positionV>
              <wp:extent cx="5731510" cy="182880"/>
              <wp:effectExtent l="0" t="0" r="2540" b="7620"/>
              <wp:wrapNone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Screenshot 2026-04-19 201827.png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8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310" w:author="Bharatsinh Rathod" w:date="2026-04-19T20:16:00Z">
        <w:r w:rsidRPr="006D2F9C">
          <w:rPr>
            <w:b/>
            <w:bCs/>
            <w:sz w:val="32"/>
            <w:szCs w:val="32"/>
            <w:rPrChange w:id="311" w:author="Bharatsinh Rathod" w:date="2026-04-19T20:18:00Z">
              <w:rPr>
                <w:sz w:val="32"/>
                <w:szCs w:val="32"/>
              </w:rPr>
            </w:rPrChange>
          </w:rPr>
          <w:t>Load Image:</w:t>
        </w:r>
      </w:ins>
    </w:p>
    <w:p w:rsidR="006D2F9C" w:rsidRPr="006D2F9C" w:rsidRDefault="006D2F9C" w:rsidP="006D2F9C">
      <w:pPr>
        <w:pStyle w:val="font-claude-response-body"/>
        <w:ind w:left="720"/>
        <w:jc w:val="both"/>
        <w:rPr>
          <w:ins w:id="312" w:author="Bharatsinh Rathod" w:date="2026-04-19T20:16:00Z"/>
          <w:b/>
          <w:bCs/>
          <w:sz w:val="32"/>
          <w:szCs w:val="32"/>
          <w:rPrChange w:id="313" w:author="Bharatsinh Rathod" w:date="2026-04-19T20:18:00Z">
            <w:rPr>
              <w:ins w:id="314" w:author="Bharatsinh Rathod" w:date="2026-04-19T20:16:00Z"/>
              <w:sz w:val="32"/>
              <w:szCs w:val="32"/>
            </w:rPr>
          </w:rPrChange>
        </w:rPr>
        <w:pPrChange w:id="315" w:author="Bharatsinh Rathod" w:date="2026-04-19T20:18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numPr>
          <w:ilvl w:val="0"/>
          <w:numId w:val="1"/>
        </w:numPr>
        <w:jc w:val="both"/>
        <w:rPr>
          <w:ins w:id="316" w:author="Bharatsinh Rathod" w:date="2026-04-19T20:19:00Z"/>
          <w:b/>
          <w:bCs/>
          <w:sz w:val="32"/>
          <w:szCs w:val="32"/>
        </w:rPr>
        <w:pPrChange w:id="317" w:author="Bharatsinh Rathod" w:date="2026-04-19T20:19:00Z">
          <w:pPr>
            <w:tabs>
              <w:tab w:val="left" w:pos="3653"/>
            </w:tabs>
          </w:pPr>
        </w:pPrChange>
      </w:pPr>
      <w:ins w:id="318" w:author="Bharatsinh Rathod" w:date="2026-04-19T20:20:00Z">
        <w:r>
          <w:rPr>
            <w:b/>
            <w:bCs/>
            <w:noProof/>
            <w:sz w:val="32"/>
            <w:szCs w:val="32"/>
          </w:rPr>
          <w:drawing>
            <wp:anchor distT="0" distB="0" distL="114300" distR="114300" simplePos="0" relativeHeight="251667456" behindDoc="0" locked="0" layoutInCell="1" allowOverlap="1" wp14:anchorId="6F745C67" wp14:editId="5E09C18B">
              <wp:simplePos x="0" y="0"/>
              <wp:positionH relativeFrom="column">
                <wp:posOffset>457200</wp:posOffset>
              </wp:positionH>
              <wp:positionV relativeFrom="paragraph">
                <wp:posOffset>300990</wp:posOffset>
              </wp:positionV>
              <wp:extent cx="5731510" cy="1538605"/>
              <wp:effectExtent l="0" t="0" r="2540" b="4445"/>
              <wp:wrapNone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Screenshot 2026-04-19 201849.png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5386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319" w:author="Bharatsinh Rathod" w:date="2026-04-19T20:17:00Z">
        <w:r w:rsidRPr="006D2F9C">
          <w:rPr>
            <w:b/>
            <w:bCs/>
            <w:sz w:val="32"/>
            <w:szCs w:val="32"/>
            <w:rPrChange w:id="320" w:author="Bharatsinh Rathod" w:date="2026-04-19T20:18:00Z">
              <w:rPr>
                <w:sz w:val="32"/>
                <w:szCs w:val="32"/>
              </w:rPr>
            </w:rPrChange>
          </w:rPr>
          <w:t>Grid Setup</w:t>
        </w:r>
      </w:ins>
      <w:ins w:id="321" w:author="Bharatsinh Rathod" w:date="2026-04-19T20:18:00Z">
        <w:r w:rsidRPr="006D2F9C">
          <w:rPr>
            <w:b/>
            <w:bCs/>
            <w:sz w:val="32"/>
            <w:szCs w:val="32"/>
            <w:rPrChange w:id="322" w:author="Bharatsinh Rathod" w:date="2026-04-19T20:18:00Z">
              <w:rPr>
                <w:sz w:val="32"/>
                <w:szCs w:val="32"/>
              </w:rPr>
            </w:rPrChange>
          </w:rPr>
          <w:t>:</w:t>
        </w:r>
      </w:ins>
    </w:p>
    <w:p w:rsidR="006D2F9C" w:rsidRPr="006D2F9C" w:rsidRDefault="006D2F9C" w:rsidP="006D2F9C">
      <w:pPr>
        <w:pStyle w:val="font-claude-response-body"/>
        <w:jc w:val="both"/>
        <w:rPr>
          <w:ins w:id="323" w:author="Bharatsinh Rathod" w:date="2026-04-19T20:17:00Z"/>
          <w:b/>
          <w:bCs/>
          <w:sz w:val="32"/>
          <w:szCs w:val="32"/>
          <w:rPrChange w:id="324" w:author="Bharatsinh Rathod" w:date="2026-04-19T20:19:00Z">
            <w:rPr>
              <w:ins w:id="325" w:author="Bharatsinh Rathod" w:date="2026-04-19T20:17:00Z"/>
              <w:sz w:val="32"/>
              <w:szCs w:val="32"/>
            </w:rPr>
          </w:rPrChange>
        </w:rPr>
        <w:pPrChange w:id="326" w:author="Bharatsinh Rathod" w:date="2026-04-19T20:19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ind w:left="720"/>
        <w:jc w:val="both"/>
        <w:rPr>
          <w:ins w:id="327" w:author="Bharatsinh Rathod" w:date="2026-04-19T20:20:00Z"/>
          <w:b/>
          <w:bCs/>
          <w:sz w:val="32"/>
          <w:szCs w:val="32"/>
        </w:rPr>
        <w:pPrChange w:id="328" w:author="Bharatsinh Rathod" w:date="2026-04-19T20:20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ind w:left="720"/>
        <w:jc w:val="both"/>
        <w:rPr>
          <w:ins w:id="329" w:author="Bharatsinh Rathod" w:date="2026-04-19T20:20:00Z"/>
          <w:b/>
          <w:bCs/>
          <w:sz w:val="32"/>
          <w:szCs w:val="32"/>
        </w:rPr>
        <w:pPrChange w:id="330" w:author="Bharatsinh Rathod" w:date="2026-04-19T20:20:00Z">
          <w:pPr>
            <w:tabs>
              <w:tab w:val="left" w:pos="3653"/>
            </w:tabs>
          </w:pPr>
        </w:pPrChange>
      </w:pPr>
    </w:p>
    <w:p w:rsidR="006D2F9C" w:rsidRPr="006D2F9C" w:rsidRDefault="006D2F9C" w:rsidP="006D2F9C">
      <w:pPr>
        <w:pStyle w:val="font-claude-response-body"/>
        <w:ind w:left="720"/>
        <w:jc w:val="both"/>
        <w:rPr>
          <w:ins w:id="331" w:author="Bharatsinh Rathod" w:date="2026-04-19T20:20:00Z"/>
          <w:b/>
          <w:bCs/>
          <w:sz w:val="32"/>
          <w:szCs w:val="32"/>
          <w:rPrChange w:id="332" w:author="Bharatsinh Rathod" w:date="2026-04-19T20:20:00Z">
            <w:rPr>
              <w:ins w:id="333" w:author="Bharatsinh Rathod" w:date="2026-04-19T20:20:00Z"/>
              <w:b/>
              <w:bCs/>
              <w:sz w:val="32"/>
              <w:szCs w:val="32"/>
            </w:rPr>
          </w:rPrChange>
        </w:rPr>
        <w:pPrChange w:id="334" w:author="Bharatsinh Rathod" w:date="2026-04-19T20:20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numPr>
          <w:ilvl w:val="0"/>
          <w:numId w:val="1"/>
        </w:numPr>
        <w:jc w:val="both"/>
        <w:rPr>
          <w:ins w:id="335" w:author="Bharatsinh Rathod" w:date="2026-04-19T20:20:00Z"/>
          <w:b/>
          <w:bCs/>
          <w:sz w:val="32"/>
          <w:szCs w:val="32"/>
        </w:rPr>
        <w:pPrChange w:id="336" w:author="Bharatsinh Rathod" w:date="2026-04-19T20:16:00Z">
          <w:pPr>
            <w:tabs>
              <w:tab w:val="left" w:pos="3653"/>
            </w:tabs>
          </w:pPr>
        </w:pPrChange>
      </w:pPr>
      <w:ins w:id="337" w:author="Bharatsinh Rathod" w:date="2026-04-19T20:20:00Z">
        <w:r>
          <w:rPr>
            <w:b/>
            <w:bCs/>
            <w:noProof/>
            <w:sz w:val="32"/>
            <w:szCs w:val="32"/>
          </w:rPr>
          <w:drawing>
            <wp:anchor distT="0" distB="0" distL="114300" distR="114300" simplePos="0" relativeHeight="251668480" behindDoc="0" locked="0" layoutInCell="1" allowOverlap="1" wp14:anchorId="305F8167" wp14:editId="5AF4115A">
              <wp:simplePos x="0" y="0"/>
              <wp:positionH relativeFrom="column">
                <wp:posOffset>457200</wp:posOffset>
              </wp:positionH>
              <wp:positionV relativeFrom="paragraph">
                <wp:posOffset>304377</wp:posOffset>
              </wp:positionV>
              <wp:extent cx="5731510" cy="798830"/>
              <wp:effectExtent l="0" t="0" r="2540" b="127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Screenshot 2026-04-19 201910.png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798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338" w:author="Bharatsinh Rathod" w:date="2026-04-19T20:17:00Z">
        <w:r w:rsidRPr="006D2F9C">
          <w:rPr>
            <w:b/>
            <w:bCs/>
            <w:sz w:val="32"/>
            <w:szCs w:val="32"/>
            <w:rPrChange w:id="339" w:author="Bharatsinh Rathod" w:date="2026-04-19T20:18:00Z">
              <w:rPr>
                <w:sz w:val="32"/>
                <w:szCs w:val="32"/>
              </w:rPr>
            </w:rPrChange>
          </w:rPr>
          <w:t>Divergence</w:t>
        </w:r>
      </w:ins>
      <w:ins w:id="340" w:author="Bharatsinh Rathod" w:date="2026-04-19T20:18:00Z">
        <w:r w:rsidRPr="006D2F9C">
          <w:rPr>
            <w:b/>
            <w:bCs/>
            <w:sz w:val="32"/>
            <w:szCs w:val="32"/>
            <w:rPrChange w:id="341" w:author="Bharatsinh Rathod" w:date="2026-04-19T20:18:00Z">
              <w:rPr>
                <w:sz w:val="32"/>
                <w:szCs w:val="32"/>
              </w:rPr>
            </w:rPrChange>
          </w:rPr>
          <w:t>:</w:t>
        </w:r>
      </w:ins>
    </w:p>
    <w:p w:rsidR="006D2F9C" w:rsidRPr="006D2F9C" w:rsidRDefault="006D2F9C" w:rsidP="006D2F9C">
      <w:pPr>
        <w:pStyle w:val="font-claude-response-body"/>
        <w:ind w:left="720"/>
        <w:jc w:val="both"/>
        <w:rPr>
          <w:ins w:id="342" w:author="Bharatsinh Rathod" w:date="2026-04-19T20:17:00Z"/>
          <w:b/>
          <w:bCs/>
          <w:sz w:val="32"/>
          <w:szCs w:val="32"/>
          <w:rPrChange w:id="343" w:author="Bharatsinh Rathod" w:date="2026-04-19T20:18:00Z">
            <w:rPr>
              <w:ins w:id="344" w:author="Bharatsinh Rathod" w:date="2026-04-19T20:17:00Z"/>
              <w:sz w:val="32"/>
              <w:szCs w:val="32"/>
            </w:rPr>
          </w:rPrChange>
        </w:rPr>
        <w:pPrChange w:id="345" w:author="Bharatsinh Rathod" w:date="2026-04-19T20:20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font-claude-response-body"/>
        <w:ind w:left="720"/>
        <w:jc w:val="both"/>
        <w:rPr>
          <w:ins w:id="346" w:author="Bharatsinh Rathod" w:date="2026-04-19T20:20:00Z"/>
          <w:b/>
          <w:bCs/>
          <w:sz w:val="32"/>
          <w:szCs w:val="32"/>
        </w:rPr>
        <w:pPrChange w:id="347" w:author="Bharatsinh Rathod" w:date="2026-04-19T20:20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ListParagraph"/>
        <w:rPr>
          <w:ins w:id="348" w:author="Bharatsinh Rathod" w:date="2026-04-19T20:20:00Z"/>
          <w:b/>
          <w:bCs/>
          <w:sz w:val="32"/>
          <w:szCs w:val="32"/>
        </w:rPr>
        <w:pPrChange w:id="349" w:author="Bharatsinh Rathod" w:date="2026-04-19T20:20:00Z">
          <w:pPr>
            <w:pStyle w:val="font-claude-response-body"/>
            <w:numPr>
              <w:numId w:val="1"/>
            </w:numPr>
            <w:ind w:left="720" w:hanging="360"/>
            <w:jc w:val="both"/>
          </w:pPr>
        </w:pPrChange>
      </w:pPr>
    </w:p>
    <w:p w:rsidR="006D2F9C" w:rsidRDefault="006D2F9C" w:rsidP="006D2F9C">
      <w:pPr>
        <w:pStyle w:val="font-claude-response-body"/>
        <w:numPr>
          <w:ilvl w:val="0"/>
          <w:numId w:val="1"/>
        </w:numPr>
        <w:jc w:val="both"/>
        <w:rPr>
          <w:ins w:id="350" w:author="Bharatsinh Rathod" w:date="2026-04-19T20:20:00Z"/>
          <w:b/>
          <w:bCs/>
          <w:sz w:val="32"/>
          <w:szCs w:val="32"/>
        </w:rPr>
        <w:pPrChange w:id="351" w:author="Bharatsinh Rathod" w:date="2026-04-19T20:17:00Z">
          <w:pPr>
            <w:tabs>
              <w:tab w:val="left" w:pos="3653"/>
            </w:tabs>
          </w:pPr>
        </w:pPrChange>
      </w:pPr>
      <w:ins w:id="352" w:author="Bharatsinh Rathod" w:date="2026-04-19T20:21:00Z">
        <w:r>
          <w:rPr>
            <w:b/>
            <w:bCs/>
            <w:noProof/>
            <w:sz w:val="32"/>
            <w:szCs w:val="32"/>
          </w:rPr>
          <w:drawing>
            <wp:anchor distT="0" distB="0" distL="114300" distR="114300" simplePos="0" relativeHeight="251669504" behindDoc="0" locked="0" layoutInCell="1" allowOverlap="1" wp14:anchorId="1E10F09A" wp14:editId="0AEB10E6">
              <wp:simplePos x="0" y="0"/>
              <wp:positionH relativeFrom="column">
                <wp:posOffset>397299</wp:posOffset>
              </wp:positionH>
              <wp:positionV relativeFrom="paragraph">
                <wp:posOffset>454660</wp:posOffset>
              </wp:positionV>
              <wp:extent cx="5731510" cy="1047115"/>
              <wp:effectExtent l="0" t="0" r="2540" b="635"/>
              <wp:wrapNone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Screenshot 2026-04-19 201916.pn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047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353" w:author="Bharatsinh Rathod" w:date="2026-04-19T20:17:00Z">
        <w:r w:rsidRPr="006D2F9C">
          <w:rPr>
            <w:b/>
            <w:bCs/>
            <w:sz w:val="32"/>
            <w:szCs w:val="32"/>
            <w:rPrChange w:id="354" w:author="Bharatsinh Rathod" w:date="2026-04-19T20:18:00Z">
              <w:rPr>
                <w:sz w:val="32"/>
                <w:szCs w:val="32"/>
              </w:rPr>
            </w:rPrChange>
          </w:rPr>
          <w:t>Curl</w:t>
        </w:r>
      </w:ins>
      <w:ins w:id="355" w:author="Bharatsinh Rathod" w:date="2026-04-19T20:18:00Z">
        <w:r w:rsidRPr="006D2F9C">
          <w:rPr>
            <w:b/>
            <w:bCs/>
            <w:sz w:val="32"/>
            <w:szCs w:val="32"/>
            <w:rPrChange w:id="356" w:author="Bharatsinh Rathod" w:date="2026-04-19T20:18:00Z">
              <w:rPr>
                <w:sz w:val="32"/>
                <w:szCs w:val="32"/>
              </w:rPr>
            </w:rPrChange>
          </w:rPr>
          <w:t>:</w:t>
        </w:r>
      </w:ins>
    </w:p>
    <w:p w:rsidR="006D2F9C" w:rsidRDefault="006D2F9C" w:rsidP="006D2F9C">
      <w:pPr>
        <w:pStyle w:val="font-claude-response-body"/>
        <w:ind w:left="720"/>
        <w:jc w:val="both"/>
        <w:rPr>
          <w:ins w:id="357" w:author="Bharatsinh Rathod" w:date="2026-04-19T20:21:00Z"/>
          <w:b/>
          <w:bCs/>
          <w:sz w:val="32"/>
          <w:szCs w:val="32"/>
        </w:rPr>
      </w:pPr>
    </w:p>
    <w:p w:rsidR="006D2F9C" w:rsidRDefault="006D2F9C" w:rsidP="006D2F9C">
      <w:pPr>
        <w:rPr>
          <w:ins w:id="358" w:author="Bharatsinh Rathod" w:date="2026-04-19T20:21:00Z"/>
          <w:lang w:eastAsia="en-IN" w:bidi="gu-IN"/>
        </w:rPr>
        <w:pPrChange w:id="359" w:author="Bharatsinh Rathod" w:date="2026-04-19T20:21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360" w:author="Bharatsinh Rathod" w:date="2026-04-19T20:21:00Z"/>
          <w:lang w:eastAsia="en-IN" w:bidi="gu-IN"/>
        </w:rPr>
        <w:pPrChange w:id="361" w:author="Bharatsinh Rathod" w:date="2026-04-19T20:21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ListParagraph"/>
        <w:numPr>
          <w:ilvl w:val="0"/>
          <w:numId w:val="1"/>
        </w:numPr>
        <w:rPr>
          <w:ins w:id="362" w:author="Bharatsinh Rathod" w:date="2026-04-19T20:23:00Z"/>
          <w:rFonts w:ascii="Times New Roman" w:hAnsi="Times New Roman" w:cs="Times New Roman"/>
          <w:b/>
          <w:bCs/>
          <w:sz w:val="32"/>
          <w:szCs w:val="32"/>
          <w:lang w:eastAsia="en-IN" w:bidi="gu-IN"/>
        </w:rPr>
        <w:pPrChange w:id="363" w:author="Bharatsinh Rathod" w:date="2026-04-19T20:22:00Z">
          <w:pPr>
            <w:tabs>
              <w:tab w:val="left" w:pos="3653"/>
            </w:tabs>
          </w:pPr>
        </w:pPrChange>
      </w:pPr>
      <w:ins w:id="364" w:author="Bharatsinh Rathod" w:date="2026-04-19T20:23:00Z">
        <w:r w:rsidRPr="006D2F9C">
          <w:rPr>
            <w:rFonts w:ascii="Times New Roman" w:hAnsi="Times New Roman" w:cs="Times New Roman"/>
            <w:b/>
            <w:bCs/>
            <w:sz w:val="32"/>
            <w:szCs w:val="32"/>
            <w:lang w:eastAsia="en-IN" w:bidi="gu-IN"/>
            <w:rPrChange w:id="365" w:author="Bharatsinh Rathod" w:date="2026-04-19T20:23:00Z">
              <w:rPr>
                <w:rFonts w:ascii="Times New Roman" w:hAnsi="Times New Roman" w:cs="Times New Roman"/>
                <w:sz w:val="32"/>
                <w:szCs w:val="32"/>
                <w:lang w:eastAsia="en-IN" w:bidi="gu-IN"/>
              </w:rPr>
            </w:rPrChange>
          </w:rPr>
          <w:lastRenderedPageBreak/>
          <w:t>Result Display:</w:t>
        </w:r>
      </w:ins>
    </w:p>
    <w:p w:rsidR="006D2F9C" w:rsidRDefault="006D2F9C" w:rsidP="006D2F9C">
      <w:pPr>
        <w:pStyle w:val="ListParagraph"/>
        <w:rPr>
          <w:ins w:id="366" w:author="Bharatsinh Rathod" w:date="2026-04-19T20:23:00Z"/>
          <w:rFonts w:ascii="Times New Roman" w:hAnsi="Times New Roman" w:cs="Times New Roman"/>
          <w:b/>
          <w:bCs/>
          <w:sz w:val="32"/>
          <w:szCs w:val="32"/>
          <w:lang w:eastAsia="en-IN" w:bidi="gu-IN"/>
        </w:rPr>
        <w:pPrChange w:id="367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pStyle w:val="ListParagraph"/>
        <w:rPr>
          <w:ins w:id="368" w:author="Bharatsinh Rathod" w:date="2026-04-19T20:23:00Z"/>
          <w:rFonts w:ascii="Times New Roman" w:hAnsi="Times New Roman" w:cs="Times New Roman"/>
          <w:b/>
          <w:bCs/>
          <w:sz w:val="32"/>
          <w:szCs w:val="32"/>
          <w:lang w:eastAsia="en-IN" w:bidi="gu-IN"/>
        </w:rPr>
      </w:pPr>
      <w:ins w:id="369" w:author="Bharatsinh Rathod" w:date="2026-04-19T20:23:00Z">
        <w:r>
          <w:rPr>
            <w:rFonts w:ascii="Times New Roman" w:hAnsi="Times New Roman" w:cs="Times New Roman"/>
            <w:b/>
            <w:bCs/>
            <w:noProof/>
            <w:sz w:val="32"/>
            <w:szCs w:val="32"/>
            <w:lang w:eastAsia="en-IN" w:bidi="gu-IN"/>
          </w:rPr>
          <w:drawing>
            <wp:anchor distT="0" distB="0" distL="114300" distR="114300" simplePos="0" relativeHeight="251670528" behindDoc="0" locked="0" layoutInCell="1" allowOverlap="1" wp14:anchorId="0D88EFC2" wp14:editId="5962A2FE">
              <wp:simplePos x="0" y="0"/>
              <wp:positionH relativeFrom="column">
                <wp:posOffset>270933</wp:posOffset>
              </wp:positionH>
              <wp:positionV relativeFrom="paragraph">
                <wp:posOffset>122344</wp:posOffset>
              </wp:positionV>
              <wp:extent cx="5731510" cy="2590165"/>
              <wp:effectExtent l="0" t="0" r="2540" b="635"/>
              <wp:wrapNone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Screenshot 2026-04-19 202230.pn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5901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:rsidR="006D2F9C" w:rsidRPr="006D2F9C" w:rsidRDefault="006D2F9C" w:rsidP="006D2F9C">
      <w:pPr>
        <w:rPr>
          <w:ins w:id="370" w:author="Bharatsinh Rathod" w:date="2026-04-19T20:23:00Z"/>
          <w:lang w:eastAsia="en-IN" w:bidi="gu-IN"/>
          <w:rPrChange w:id="371" w:author="Bharatsinh Rathod" w:date="2026-04-19T20:23:00Z">
            <w:rPr>
              <w:ins w:id="372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73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74" w:author="Bharatsinh Rathod" w:date="2026-04-19T20:23:00Z"/>
          <w:lang w:eastAsia="en-IN" w:bidi="gu-IN"/>
          <w:rPrChange w:id="375" w:author="Bharatsinh Rathod" w:date="2026-04-19T20:23:00Z">
            <w:rPr>
              <w:ins w:id="376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77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78" w:author="Bharatsinh Rathod" w:date="2026-04-19T20:23:00Z"/>
          <w:lang w:eastAsia="en-IN" w:bidi="gu-IN"/>
          <w:rPrChange w:id="379" w:author="Bharatsinh Rathod" w:date="2026-04-19T20:23:00Z">
            <w:rPr>
              <w:ins w:id="380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81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82" w:author="Bharatsinh Rathod" w:date="2026-04-19T20:23:00Z"/>
          <w:lang w:eastAsia="en-IN" w:bidi="gu-IN"/>
          <w:rPrChange w:id="383" w:author="Bharatsinh Rathod" w:date="2026-04-19T20:23:00Z">
            <w:rPr>
              <w:ins w:id="384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85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86" w:author="Bharatsinh Rathod" w:date="2026-04-19T20:23:00Z"/>
          <w:lang w:eastAsia="en-IN" w:bidi="gu-IN"/>
          <w:rPrChange w:id="387" w:author="Bharatsinh Rathod" w:date="2026-04-19T20:23:00Z">
            <w:rPr>
              <w:ins w:id="388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89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90" w:author="Bharatsinh Rathod" w:date="2026-04-19T20:23:00Z"/>
          <w:lang w:eastAsia="en-IN" w:bidi="gu-IN"/>
          <w:rPrChange w:id="391" w:author="Bharatsinh Rathod" w:date="2026-04-19T20:23:00Z">
            <w:rPr>
              <w:ins w:id="392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93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94" w:author="Bharatsinh Rathod" w:date="2026-04-19T20:23:00Z"/>
          <w:lang w:eastAsia="en-IN" w:bidi="gu-IN"/>
          <w:rPrChange w:id="395" w:author="Bharatsinh Rathod" w:date="2026-04-19T20:23:00Z">
            <w:rPr>
              <w:ins w:id="396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397" w:author="Bharatsinh Rathod" w:date="2026-04-19T20:23:00Z">
          <w:pPr>
            <w:pStyle w:val="ListParagraph"/>
          </w:pPr>
        </w:pPrChange>
      </w:pPr>
    </w:p>
    <w:p w:rsidR="006D2F9C" w:rsidRPr="006D2F9C" w:rsidRDefault="006D2F9C" w:rsidP="006D2F9C">
      <w:pPr>
        <w:rPr>
          <w:ins w:id="398" w:author="Bharatsinh Rathod" w:date="2026-04-19T20:23:00Z"/>
          <w:lang w:eastAsia="en-IN" w:bidi="gu-IN"/>
          <w:rPrChange w:id="399" w:author="Bharatsinh Rathod" w:date="2026-04-19T20:23:00Z">
            <w:rPr>
              <w:ins w:id="400" w:author="Bharatsinh Rathod" w:date="2026-04-19T20:23:00Z"/>
              <w:rFonts w:ascii="Times New Roman" w:hAnsi="Times New Roman" w:cs="Times New Roman"/>
              <w:b/>
              <w:bCs/>
              <w:sz w:val="32"/>
              <w:szCs w:val="32"/>
              <w:lang w:eastAsia="en-IN" w:bidi="gu-IN"/>
            </w:rPr>
          </w:rPrChange>
        </w:rPr>
        <w:pPrChange w:id="401" w:author="Bharatsinh Rathod" w:date="2026-04-19T20:23:00Z">
          <w:pPr>
            <w:pStyle w:val="ListParagraph"/>
          </w:pPr>
        </w:pPrChange>
      </w:pPr>
    </w:p>
    <w:p w:rsidR="006D2F9C" w:rsidRDefault="006D2F9C" w:rsidP="006D2F9C">
      <w:pPr>
        <w:rPr>
          <w:ins w:id="402" w:author="Bharatsinh Rathod" w:date="2026-04-19T20:23:00Z"/>
          <w:lang w:eastAsia="en-IN" w:bidi="gu-IN"/>
        </w:rPr>
      </w:pPr>
    </w:p>
    <w:p w:rsidR="006D2F9C" w:rsidRDefault="006D2F9C" w:rsidP="006D2F9C">
      <w:pPr>
        <w:rPr>
          <w:ins w:id="403" w:author="Bharatsinh Rathod" w:date="2026-04-19T20:23:00Z"/>
          <w:lang w:eastAsia="en-IN" w:bidi="gu-IN"/>
        </w:rPr>
        <w:pPrChange w:id="404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05" w:author="Bharatsinh Rathod" w:date="2026-04-19T20:23:00Z"/>
          <w:lang w:eastAsia="en-IN" w:bidi="gu-IN"/>
        </w:rPr>
        <w:pPrChange w:id="406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07" w:author="Bharatsinh Rathod" w:date="2026-04-19T20:23:00Z"/>
          <w:lang w:eastAsia="en-IN" w:bidi="gu-IN"/>
        </w:rPr>
        <w:pPrChange w:id="408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09" w:author="Bharatsinh Rathod" w:date="2026-04-19T20:23:00Z"/>
          <w:lang w:eastAsia="en-IN" w:bidi="gu-IN"/>
        </w:rPr>
        <w:pPrChange w:id="410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11" w:author="Bharatsinh Rathod" w:date="2026-04-19T20:23:00Z"/>
          <w:lang w:eastAsia="en-IN" w:bidi="gu-IN"/>
        </w:rPr>
        <w:pPrChange w:id="412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13" w:author="Bharatsinh Rathod" w:date="2026-04-19T20:23:00Z"/>
          <w:lang w:eastAsia="en-IN" w:bidi="gu-IN"/>
        </w:rPr>
        <w:pPrChange w:id="414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15" w:author="Bharatsinh Rathod" w:date="2026-04-19T20:23:00Z"/>
          <w:lang w:eastAsia="en-IN" w:bidi="gu-IN"/>
        </w:rPr>
        <w:pPrChange w:id="416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17" w:author="Bharatsinh Rathod" w:date="2026-04-19T20:23:00Z"/>
          <w:lang w:eastAsia="en-IN" w:bidi="gu-IN"/>
        </w:rPr>
        <w:pPrChange w:id="418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19" w:author="Bharatsinh Rathod" w:date="2026-04-19T20:23:00Z"/>
          <w:lang w:eastAsia="en-IN" w:bidi="gu-IN"/>
        </w:rPr>
        <w:pPrChange w:id="420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21" w:author="Bharatsinh Rathod" w:date="2026-04-19T20:23:00Z"/>
          <w:lang w:eastAsia="en-IN" w:bidi="gu-IN"/>
        </w:rPr>
        <w:pPrChange w:id="422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23" w:author="Bharatsinh Rathod" w:date="2026-04-19T20:23:00Z"/>
          <w:lang w:eastAsia="en-IN" w:bidi="gu-IN"/>
        </w:rPr>
        <w:pPrChange w:id="424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25" w:author="Bharatsinh Rathod" w:date="2026-04-19T20:23:00Z"/>
          <w:lang w:eastAsia="en-IN" w:bidi="gu-IN"/>
        </w:rPr>
        <w:pPrChange w:id="426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27" w:author="Bharatsinh Rathod" w:date="2026-04-19T20:23:00Z"/>
          <w:lang w:eastAsia="en-IN" w:bidi="gu-IN"/>
        </w:rPr>
        <w:pPrChange w:id="428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29" w:author="Bharatsinh Rathod" w:date="2026-04-19T20:23:00Z"/>
          <w:lang w:eastAsia="en-IN" w:bidi="gu-IN"/>
        </w:rPr>
        <w:pPrChange w:id="430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31" w:author="Bharatsinh Rathod" w:date="2026-04-19T20:23:00Z"/>
          <w:lang w:eastAsia="en-IN" w:bidi="gu-IN"/>
        </w:rPr>
        <w:pPrChange w:id="432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33" w:author="Bharatsinh Rathod" w:date="2026-04-19T20:23:00Z"/>
          <w:lang w:eastAsia="en-IN" w:bidi="gu-IN"/>
        </w:rPr>
        <w:pPrChange w:id="434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35" w:author="Bharatsinh Rathod" w:date="2026-04-19T20:23:00Z"/>
          <w:lang w:eastAsia="en-IN" w:bidi="gu-IN"/>
        </w:rPr>
        <w:pPrChange w:id="436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6D2F9C" w:rsidP="006D2F9C">
      <w:pPr>
        <w:rPr>
          <w:ins w:id="437" w:author="Bharatsinh Rathod" w:date="2026-04-19T20:23:00Z"/>
          <w:lang w:eastAsia="en-IN" w:bidi="gu-IN"/>
        </w:rPr>
        <w:pPrChange w:id="438" w:author="Bharatsinh Rathod" w:date="2026-04-19T20:23:00Z">
          <w:pPr>
            <w:tabs>
              <w:tab w:val="left" w:pos="3653"/>
            </w:tabs>
          </w:pPr>
        </w:pPrChange>
      </w:pPr>
    </w:p>
    <w:p w:rsidR="006D2F9C" w:rsidRDefault="00062E6D" w:rsidP="00062E6D">
      <w:pPr>
        <w:jc w:val="center"/>
        <w:rPr>
          <w:ins w:id="439" w:author="Bharatsinh Rathod" w:date="2026-04-19T20:24:00Z"/>
          <w:b/>
          <w:bCs/>
          <w:sz w:val="36"/>
          <w:szCs w:val="36"/>
          <w:lang w:eastAsia="en-IN" w:bidi="gu-IN"/>
        </w:rPr>
        <w:pPrChange w:id="440" w:author="Bharatsinh Rathod" w:date="2026-04-19T20:24:00Z">
          <w:pPr>
            <w:tabs>
              <w:tab w:val="left" w:pos="3653"/>
            </w:tabs>
          </w:pPr>
        </w:pPrChange>
      </w:pPr>
      <w:ins w:id="441" w:author="Bharatsinh Rathod" w:date="2026-04-19T20:24:00Z">
        <w:r>
          <w:rPr>
            <w:rFonts w:ascii="Times New Roman" w:hAnsi="Times New Roman" w:cs="Times New Roman"/>
            <w:b/>
            <w:bCs/>
            <w:noProof/>
            <w:sz w:val="36"/>
            <w:szCs w:val="36"/>
            <w:lang w:eastAsia="en-IN" w:bidi="gu-IN"/>
          </w:rPr>
          <w:lastRenderedPageBreak/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2F3C18F9" wp14:editId="2F96E37F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402167</wp:posOffset>
                  </wp:positionV>
                  <wp:extent cx="5528733" cy="42333"/>
                  <wp:effectExtent l="0" t="0" r="34290" b="34290"/>
                  <wp:wrapNone/>
                  <wp:docPr id="11" name="Straight Connector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528733" cy="42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CF75453" id="Straight Connector 1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31.65pt" to="447.3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" strokecolor="black [3200]" strokeweight="1.5pt">
                  <v:stroke joinstyle="miter"/>
                </v:line>
              </w:pict>
            </mc:Fallback>
          </mc:AlternateContent>
        </w:r>
        <w:r w:rsidRPr="00062E6D">
          <w:rPr>
            <w:b/>
            <w:bCs/>
            <w:sz w:val="36"/>
            <w:szCs w:val="36"/>
            <w:lang w:eastAsia="en-IN" w:bidi="gu-IN"/>
            <w:rPrChange w:id="442" w:author="Bharatsinh Rathod" w:date="2026-04-19T20:24:00Z">
              <w:rPr>
                <w:sz w:val="36"/>
                <w:szCs w:val="36"/>
                <w:lang w:eastAsia="en-IN" w:bidi="gu-IN"/>
              </w:rPr>
            </w:rPrChange>
          </w:rPr>
          <w:t>CODE IMPLEMENTATION</w:t>
        </w:r>
      </w:ins>
    </w:p>
    <w:p w:rsidR="00062E6D" w:rsidRDefault="00062E6D" w:rsidP="00062E6D">
      <w:pPr>
        <w:jc w:val="center"/>
        <w:rPr>
          <w:ins w:id="443" w:author="Bharatsinh Rathod" w:date="2026-04-19T20:24:00Z"/>
          <w:b/>
          <w:bCs/>
          <w:sz w:val="36"/>
          <w:szCs w:val="36"/>
          <w:lang w:eastAsia="en-IN" w:bidi="gu-IN"/>
        </w:rPr>
      </w:pPr>
      <w:ins w:id="444" w:author="Bharatsinh Rathod" w:date="2026-04-19T20:25:00Z">
        <w:r>
          <w:rPr>
            <w:noProof/>
            <w:sz w:val="36"/>
            <w:szCs w:val="36"/>
            <w:lang w:eastAsia="en-IN" w:bidi="gu-IN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2E1790BE" wp14:editId="591890E1">
                  <wp:simplePos x="0" y="0"/>
                  <wp:positionH relativeFrom="column">
                    <wp:posOffset>-108585</wp:posOffset>
                  </wp:positionH>
                  <wp:positionV relativeFrom="paragraph">
                    <wp:posOffset>163013</wp:posOffset>
                  </wp:positionV>
                  <wp:extent cx="6172200" cy="8297333"/>
                  <wp:effectExtent l="0" t="0" r="19050" b="27940"/>
                  <wp:wrapNone/>
                  <wp:docPr id="12" name="Text Box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172200" cy="8297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4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4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"""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4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4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Traffic Flow Analysis using Vector Fields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4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5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SEM-4 Vector Calculus Practical Project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5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5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"""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5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5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45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numpy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as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5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45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matplotlib.pyplot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as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5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45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matplotlib.patches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as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mpatches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6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46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from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matplotlib.colors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Normalize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6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46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from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matplotlib.cm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ScalarMappable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6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46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os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6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6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6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6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7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1. GRID SETUP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7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7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7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7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7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7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7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7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N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30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grid resolution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7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8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8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x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np.linspace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 N)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8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8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y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np.linspace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 N)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8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8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X, Y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np.meshgrid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(x, y)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8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8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8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8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9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2. VECTOR FIELD DEFINITION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9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9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   F(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x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,y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) = 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) — traffic velocity field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9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9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   Obstacles create divergence/convergence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9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9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9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49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Base rightward flow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49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50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np.ones_like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1.5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0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50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np.zeros_like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(Y)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0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0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0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Add lane-like sinusoidal variation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0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50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0.4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np.sin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(Y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np.pi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0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50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np.cos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np.pi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1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1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1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Obstacles (road blocks / intersections)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1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51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obstacles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[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1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1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3.5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4.5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),  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(cx,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cy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, radius)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1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1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6.5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3.0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0.7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1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2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5.0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7.0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0.6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2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2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2.0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6.5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2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2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7.8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6.0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0.6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2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2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2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2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52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for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r)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obstacles: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3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3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dist2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(X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ox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(Y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3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3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dist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np.sqrt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(dist2)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1e-9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3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3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Potential flow deflection around obstacle 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irrotational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3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3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r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(X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ox)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dist2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2.5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3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3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r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(Y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dist2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2.5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4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4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Suppress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flow inside obstacle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4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4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mask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dist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&lt;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r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0.9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4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4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mask]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4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4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mask]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4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4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5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Speed magnitude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5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5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Speed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np.sqrt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5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5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5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5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5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3.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DIVERGENCE  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·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F =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x +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y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5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5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   Negative divergence → Convergence (Congestion)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6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6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   Positive divergence → Divergence (Free flow)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6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6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6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56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dFx_dx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np.gradient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x,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axis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6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56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dFy_dy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np.gradient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y,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axis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6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6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Divergence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dFx_dx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dFy_dy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7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7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7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7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7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4.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CURL  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×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F =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x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−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∂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y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7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7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   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Indicates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rotational flow (roundabouts)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7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7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7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58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dFy_dx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np.gradient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x,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axis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8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58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dFx_dy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np.gradient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y,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axis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8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8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Curl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dFy_dx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dFx_dy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240" w:line="285" w:lineRule="atLeast"/>
                                <w:rPr>
                                  <w:ins w:id="58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8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58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os.makedirs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"/home/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claude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/graphs"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exist_ok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True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8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8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9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9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9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GRAPH 1 — Vector Field with Streamlines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9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59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9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59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plt.subplots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9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59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speed_norm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Speed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Speed.max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59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60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strm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ax.streamplot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(X, Y,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speed_norm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0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0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      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cmap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RdYlGn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linewidth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1.4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0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0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      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density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1.6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arrowsize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0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60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fig.colorbar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strm.lines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shrink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0.85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0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0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"Normalised speed (0 = congested, 1 = free)"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0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1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61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for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r)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obstacles: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1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1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plt.Circle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), r,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'#534AB7'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zorder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1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1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ax.add_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1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1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ax.text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'OBS'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center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va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center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1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1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'white'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fontweight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'bold'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zorder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6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2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2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2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2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2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"X (road grid)"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2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2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ylabel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"Y (road grid)"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2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2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title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 1 — Traffic Flow Vector Field (Streamlines)"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pad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2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3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facecolor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'#F7F7F5'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3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3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fig.tight_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layout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3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63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fig.savefig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"fig1_vector_field.png"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dpi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150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bbox_inches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'tight'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3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63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plt.close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3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63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"Saved fig1"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3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4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4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4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4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GRAPH 2 — Divergence Map (Congestion Detection)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4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4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4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64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plt.subplots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4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4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np.percentile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np.abs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(Divergence),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5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5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cf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ax.contourf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(X, Y, Divergence,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levels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40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5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5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  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cmap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RdBu_r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vmin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=-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vmax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5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65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fig.colorbar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cf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shrink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0.85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5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5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"Divergence 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·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F"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5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5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6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Mark congestion hotspots (strong negative divergence)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6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6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cong_mask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Divergence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&lt;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0.55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6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66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if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cong_mask.any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6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6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ax.contour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(X, Y, Divergence,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levels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6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6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colors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darkred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linewidths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linestyles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'--'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6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7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67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for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r)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obstacles: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7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7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plt.Circle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), r,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'#534AB7'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0.4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zorder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7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7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ax.add_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7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7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7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Quiver overlay (thin arrows)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7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68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step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3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8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8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ax.quiver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(X[::step, ::step], Y[::step, ::step],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8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8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[::step, ::step],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[::step, ::step],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8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68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0.35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scale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35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width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0.003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'#2C2C2A'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8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8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8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9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9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"X"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"Y"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9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9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title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 2 — Divergence Map  (Red = Congestion, Blue = Dispersion)"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pad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9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9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red_p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mpatches.Patch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'#C0392B'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'Convergence (congestion)'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9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9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blue_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mpatches.Patch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'#2980B9'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'Divergence (free flow)'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69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69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obs_p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mpatches.Patch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'#534AB7'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0.6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'Obstacle'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0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0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dash_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mpatches.Patch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darkred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'Congestion boundary'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0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0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ax.legend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handles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red_p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blue_p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obs_p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dash_p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loc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'upper right'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0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0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fig.tight_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layout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0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0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fig.savefig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"fig2_vector_field.png"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dpi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150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bbox_inches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'tight'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0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0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plt.close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1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1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"Saved fig2"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1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1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1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1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1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GRAPH 3 — Speed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Heatmap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1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1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1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2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plt.subplots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2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2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hm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ax.pcolormesh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(X, Y, Speed,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cmap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RdYlGn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shading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'auto'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2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2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fig.colorbar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hm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shrink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0.85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2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2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"Speed magnitude |F(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x,y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)|"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2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2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2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step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4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3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3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ax.quiver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(X[::step, ::step], Y[::step, ::step],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3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3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[::step, ::step],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[::step, ::step],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3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3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scale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40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width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0.003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'black'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3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3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3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for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r)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obstacles: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3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4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plt.Circle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), r,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'#534AB7'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zorder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4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4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ax.add_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4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4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ax.text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'OBS'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center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va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center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4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4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'white'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fontweight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'bold'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zorder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6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4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4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4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5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5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"X"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"Y"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5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5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title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"Fig 3 — Speed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Heatmap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(Green = Fast, Red = Slow)"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pad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5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5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fig.tight_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layout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5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5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fig.savefig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"fig3_vector_field.png"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dpi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150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bbox_inches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'tight'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5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5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plt.close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6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6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"Saved fig3"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6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6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6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6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6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GRAPH 4 — Curl Map (Rotational Flow)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6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6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6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7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plt.subplots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7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7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curl_lim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np.percentile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np.abs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(Curl),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97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7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7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cf2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ax.contourf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(X, Y, Curl,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levels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40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7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7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             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cmap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PuOr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vmin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=-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curl_lim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vmax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curl_lim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7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7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fig.colorbar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(cf2,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shrink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0.85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7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8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cbar.set_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"Curl 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×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F"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8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8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78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for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r)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obstacles: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8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8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plt.Circle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), r,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'#0F6E56'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zorder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8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78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   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ax.add_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patch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circle)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8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8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9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ax.set_ylim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9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9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"X"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);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ax.set_ylabel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"Y"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9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9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title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 4 — Curl Map  (Orange = Clockwise, Purple = Anti-clockwise)"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pad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9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79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fig.tight_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layout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9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79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fig.savefig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"fig4_vector_field.png"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dpi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150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bbox_inches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'tight'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79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80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plt.close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0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0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"Saved fig4"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0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0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0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0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0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GRAPH 5 — Line Integral along a path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0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0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   ∫_C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F·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dr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work done by flow along route)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1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1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1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1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t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np.linspace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500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1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1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t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1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1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np.sin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t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np.pi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     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sinusoidal road path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1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1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2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#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Interpolate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field at path points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2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2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from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scipy.interpolate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import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RegularGridInterpolator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2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2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interp_Fx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RegularGridInterpolator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(y, x),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method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'linear'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bounds_error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False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fill_value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2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2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interp_Fy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RegularGridInterpolator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(y, x),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method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'linear'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bounds_error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False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fill_value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2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2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82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pts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np.column_stack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([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3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3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Fx_path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interp_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3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3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Fy_path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interp_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3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3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3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dx_dt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np.gradient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 t)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3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83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dy_dt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np.gradient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 t)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3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4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integrand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Fx_path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dx_dt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+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Fy_path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dy_dt</w:t>
                                </w:r>
                                <w:proofErr w:type="spell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4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4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cumulative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np.cumsum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(integrand)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(t[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t[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4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4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4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axes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plt.subplots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4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4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4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Left: path on vector field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4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5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ax0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axes[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5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5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ax0.streamplot(X, Y,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Speed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/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Speed.max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5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5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</w:t>
                                </w:r>
                                <w:proofErr w:type="spellStart"/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cmap</w:t>
                                </w:r>
                                <w:proofErr w:type="spellEnd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RdYlGn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linewidth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density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arrowsize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5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5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ax0.plot(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'b-'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linewidth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'Vehicle path C'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5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5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ax0.plot(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'go'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markersize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'Start'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5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6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ax0.plot(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],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rs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markersize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9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'End'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6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6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for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r)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in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obstacles: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6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6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ax0.add_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patch(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plt.Circle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((ox,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oy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), r,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'#534AB7'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0.5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6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6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xlim(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X_RANGE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); ax0.set_ylim(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*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Y_RANGE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6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6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xlabel(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"X"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); ax0.set_ylabel(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"Y"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6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7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title(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"Vehicle path on vector field"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7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7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ax0.legend(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7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7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7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Right: cumulative line integral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7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7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ax1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axes[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7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7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ax1.plot(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cumulative,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'#185FA5'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linewidth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8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8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ax1.axhline(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gray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linewidth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linestyle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'--'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8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8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ax1.fill_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between(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cumulative,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8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8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  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where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cumulative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&gt;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'green'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'Aided flow'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8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8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ax1.fill_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between(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path_x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cumulative,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,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8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8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                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where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cumulative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&lt;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0.2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color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'red'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label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'Resisted flow'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9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9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xlabel(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"X position along path"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9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9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ylabel(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"Cumulative ∫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F·dr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9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89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ax1.set_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title(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"Line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integral along path  (Total =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cumulative[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:.2f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)"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9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9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ax1.legend(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8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89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89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ax1.grid(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True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alpha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0.3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0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0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902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fig.suptitle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 5 — Line Integral of Traffic Flow Along a Vehicle Path"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fontsize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13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y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1.01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03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ins w:id="904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fig.tight_</w:t>
                                </w:r>
                                <w:proofErr w:type="gram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layout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05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906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fig.savefig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"fig5_vector_field.png"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dpi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150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, 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FD971F"/>
                                    <w:sz w:val="21"/>
                                    <w:szCs w:val="21"/>
                                    <w:lang w:eastAsia="en-IN" w:bidi="gu-IN"/>
                                  </w:rPr>
                                  <w:t>bbox_inches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=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'tight'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07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spellStart"/>
                              <w:proofErr w:type="gramStart"/>
                              <w:ins w:id="908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plt.close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proofErr w:type="gramEnd"/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09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10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"Saved fig5"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11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1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91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1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91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PRINT NUMERICAL RESULTS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1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ins w:id="91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75715E"/>
                                    <w:sz w:val="21"/>
                                    <w:szCs w:val="21"/>
                                    <w:lang w:eastAsia="en-IN" w:bidi="gu-IN"/>
                                  </w:rPr>
                                  <w:t># ─────────────────────────────────────────────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1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1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\n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========= ANALYSIS RESULTS ========="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2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2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"Average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speed          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Speed.mean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2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2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speed              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Speed.max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2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2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"Min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speed              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Speed.min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2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2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divergence (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·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F)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Divergence.max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2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2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"Min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divergence (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·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F)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Divergence.min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3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31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"Congestion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cells (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·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F&lt;0):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(Divergence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&lt;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0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).sum()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/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Divergence.size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32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33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curl (</w:t>
                                </w:r>
                                <w:r w:rsidRPr="00062E6D">
                                  <w:rPr>
                                    <w:rFonts w:ascii="Cambria Math" w:eastAsia="Times New Roman" w:hAnsi="Cambria Math" w:cs="Cambria Math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∇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×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F)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</w:t>
                                </w:r>
                                <w:r w:rsidRPr="00062E6D">
                                  <w:rPr>
                                    <w:rFonts w:ascii="Consolas" w:eastAsia="Times New Roman" w:hAnsi="Consolas" w:cs="Consolas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 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Curl.max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()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34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35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spellStart"/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"Line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integral ∫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F·dr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   : 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{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cumulative[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F92672"/>
                                    <w:sz w:val="21"/>
                                    <w:szCs w:val="21"/>
                                    <w:lang w:eastAsia="en-IN" w:bidi="gu-IN"/>
                                  </w:rPr>
                                  <w:t>-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1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]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i/>
                                    <w:iCs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:.3f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}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36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37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"====================================="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38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  <w:proofErr w:type="gramStart"/>
                              <w:ins w:id="939" w:author="Bharatsinh Rathod" w:date="2026-04-19T20:25:00Z"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66D9EF"/>
                                    <w:sz w:val="21"/>
                                    <w:szCs w:val="21"/>
                                    <w:lang w:eastAsia="en-IN" w:bidi="gu-IN"/>
                                  </w:rPr>
                                  <w:t>print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(</w:t>
                                </w:r>
                                <w:proofErr w:type="gram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\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AE81FF"/>
                                    <w:sz w:val="21"/>
                                    <w:szCs w:val="21"/>
                                    <w:lang w:eastAsia="en-IN" w:bidi="gu-IN"/>
                                  </w:rPr>
                                  <w:t>n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All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 xml:space="preserve"> 5 graphs saved to /home/</w:t>
                                </w:r>
                                <w:proofErr w:type="spellStart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claude</w:t>
                                </w:r>
                                <w:proofErr w:type="spellEnd"/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E6DB74"/>
                                    <w:sz w:val="21"/>
                                    <w:szCs w:val="21"/>
                                    <w:lang w:eastAsia="en-IN" w:bidi="gu-IN"/>
                                  </w:rPr>
                                  <w:t>/graphs/"</w:t>
                                </w:r>
                                <w:r w:rsidRPr="00062E6D">
                                  <w:rPr>
                                    <w:rFonts w:ascii="Consolas" w:eastAsia="Times New Roman" w:hAnsi="Consolas" w:cs="Times New Roman"/>
                                    <w:color w:val="DDDDDD"/>
                                    <w:sz w:val="21"/>
                                    <w:szCs w:val="21"/>
                                    <w:lang w:eastAsia="en-IN" w:bidi="gu-IN"/>
                                  </w:rPr>
                                  <w:t>)</w:t>
                                </w:r>
                              </w:ins>
                            </w:p>
                            <w:p w:rsidR="002B57F5" w:rsidRPr="00062E6D" w:rsidRDefault="002B57F5" w:rsidP="00062E6D">
                              <w:pPr>
                                <w:shd w:val="clear" w:color="auto" w:fill="1F1F1F"/>
                                <w:spacing w:after="0" w:line="285" w:lineRule="atLeast"/>
                                <w:rPr>
                                  <w:ins w:id="940" w:author="Bharatsinh Rathod" w:date="2026-04-19T20:25:00Z"/>
                                  <w:rFonts w:ascii="Consolas" w:eastAsia="Times New Roman" w:hAnsi="Consolas" w:cs="Times New Roman"/>
                                  <w:color w:val="DDDDDD"/>
                                  <w:sz w:val="21"/>
                                  <w:szCs w:val="21"/>
                                  <w:lang w:eastAsia="en-IN" w:bidi="gu-IN"/>
                                </w:rPr>
                              </w:pPr>
                            </w:p>
                            <w:p w:rsidR="002B57F5" w:rsidRDefault="002B5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2E1790BE"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6" type="#_x0000_t202" style="position:absolute;left:0;text-align:left;margin-left:-8.55pt;margin-top:12.85pt;width:486pt;height:653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" fillcolor="white [3201]" strokeweight=".5pt">
                  <v:textbox>
                    <w:txbxContent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4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4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"""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4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4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Traffic Flow Analysis using Vector Fields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4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4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SEM-4 Vector Calculus Practical Project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4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4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"""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4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5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95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numpy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as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5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95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matplotlib.pyplot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as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5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95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matplotlib.patches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as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mpatches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5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95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from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matplotlib.colors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Normalize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5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95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from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matplotlib.cm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ScalarMappable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6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96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os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6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6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6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6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6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1. GRID SETUP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6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6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6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7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7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7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7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7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N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30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 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grid resolution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7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7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7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x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np.linspace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 N)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7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7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y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np.linspace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 N)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8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8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X, Y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np.meshgrid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(x, y)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8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8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8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8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8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2. VECTOR FIELD DEFINITION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8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8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   F(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x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,y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) = 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) — traffic velocity field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8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9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   Obstacles create divergence/convergence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9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9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9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99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Base rightward flow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9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99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np.ones_like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1.5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9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99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np.zeros_like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(Y)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99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0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0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Add lane-like sinusoidal variation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0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00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0.4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np.sin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(Y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np.pi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0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00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np.cos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np.pi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0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0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0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Obstacles (road blocks / intersections)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0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01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obstacles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[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1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1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3.5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4.5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),  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(cx,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cy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, radius)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1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1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6.5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3.0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0.7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1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1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5.0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7.0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0.6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1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1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2.0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6.5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1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2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7.8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6.0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0.6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2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2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2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2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02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for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r)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obstacles: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2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2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dist2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(X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ox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(Y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2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2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dist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np.sqrt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(dist2)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1e-9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3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3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Potential flow deflection around obstacle 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irrotational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3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3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r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(X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ox)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dist2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2.5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3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3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r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(Y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dist2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2.5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3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3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Suppress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 flow inside obstacle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3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3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mask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dist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&lt;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r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0.9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4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4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mask]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4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4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mask]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4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4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4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Speed magnitude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4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4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Speed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np.sqrt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4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5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5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5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5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3.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DIVERGENCE  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·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F =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x +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y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5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5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   Negative divergence → Convergence (Congestion)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5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5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   Positive divergence → Divergence (Free flow)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5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5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6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06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dFx_dx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np.gradient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x,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axis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6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06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dFy_dy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np.gradient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y,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axis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6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6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Divergence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dFx_dx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dFy_dy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6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6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6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6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7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4.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CURL  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×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F =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x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−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∂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y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7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7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   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Indicates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 rotational flow (roundabouts)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7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7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7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07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dFy_dx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np.gradient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x,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axis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7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07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dFx_dy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np.gradient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y,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axis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7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8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Curl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dFy_dx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dFx_dy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240" w:line="285" w:lineRule="atLeast"/>
                          <w:rPr>
                            <w:ins w:id="108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8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08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os.makedirs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"/home/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claude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/graphs"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exist_ok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True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8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8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8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8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8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GRAPH 1 — Vector Field with Streamlines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8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9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9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09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plt.subplots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figsize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9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09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speed_norm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Speed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Speed.max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9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09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strm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ax.streamplot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(X, Y,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speed_norm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9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09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      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cmap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RdYlGn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linewidth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1.4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09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0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      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density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1.6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arrowsize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0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10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fig.colorbar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strm.lines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shrink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0.85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0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0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"Normalised speed (0 = congested, 1 = free)"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0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0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10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for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r)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obstacles: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0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0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plt.Circle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), r,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'#534AB7'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zorder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1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1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ax.add_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1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1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ax.text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'OBS'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center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va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center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1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1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'white'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fontweight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'bold'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zorder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6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1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1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1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1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2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"X (road grid)"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2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2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ylabel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"Y (road grid)"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2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2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title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 1 — Traffic Flow Vector Field (Streamlines)"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pad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2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2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facecolor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'#F7F7F5'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2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2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fig.tight_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layout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2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13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fig.savefig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"fig1_vector_field.png"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dpi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150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bbox_inches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'tight'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3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13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plt.close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3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13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"Saved fig1"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3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3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3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3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3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GRAPH 2 — Divergence Map (Congestion Detection)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4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4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4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14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plt.subplots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figsize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4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4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np.percentile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np.abs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(Divergence),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4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4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cf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ax.contourf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(X, Y, Divergence,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levels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40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4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4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  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cmap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RdBu_r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vmin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=-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vmax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5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15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fig.colorbar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cf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shrink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0.85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5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5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"Divergence 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·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F"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5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5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5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Mark congestion hotspots (strong negative divergence)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5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5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cong_mask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Divergence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&lt;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0.55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5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16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if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cong_mask.any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6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6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ax.contour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(X, Y, Divergence,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levels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6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6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colors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darkred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linewidths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linestyles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'--'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6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6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16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for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r)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obstacles: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6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6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plt.Circle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), r,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'#534AB7'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0.4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zorder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7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7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ax.add_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7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7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7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Quiver overlay (thin arrows)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7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17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step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3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7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7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ax.quiver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(X[::step, ::step], Y[::step, ::step],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7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8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[::step, ::step],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[::step, ::step],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8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18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0.35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scale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35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width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0.003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'#2C2C2A'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8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8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8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8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8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"X"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"Y"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8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8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title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 2 — Divergence Map  (Red = Congestion, Blue = Dispersion)"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pad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9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9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red_p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 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mpatches.Patch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'#C0392B'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'Convergence (congestion)'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9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9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blue_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mpatches.Patch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'#2980B9'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'Divergence (free flow)'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9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9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obs_p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 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mpatches.Patch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'#534AB7'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0.6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'Obstacle'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9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19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dash_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mpatches.Patch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darkred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'Congestion boundary'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19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19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ax.legend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handles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red_p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blue_p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obs_p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dash_p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loc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'upper right'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0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0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fig.tight_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layout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0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0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fig.savefig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"fig2_vector_field.png"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dpi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150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bbox_inches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'tight'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0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0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plt.close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0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0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"Saved fig2"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0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0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1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1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1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GRAPH 3 — Speed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Heatmap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1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1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1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1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plt.subplots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figsize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1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1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hm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ax.pcolormesh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(X, Y, Speed,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cmap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RdYlGn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shading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'auto'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1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2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fig.colorbar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hm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shrink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0.85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2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2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"Speed magnitude |F(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x,y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)|"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2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2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2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step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4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2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2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ax.quiver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(X[::step, ::step], Y[::step, ::step],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2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2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[::step, ::step],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[::step, ::step],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3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3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scale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40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width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0.003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'black'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3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3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3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for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r)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obstacles: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3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3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plt.Circle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), r,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'#534AB7'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zorder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3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3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ax.add_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3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4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ax.text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'OBS'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center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va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center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4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4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'white'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fontweight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'bold'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zorder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6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4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4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4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4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4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"X"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"Y"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4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4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title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"Fig 3 — Speed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Heatmap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(Green = Fast, Red = Slow)"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pad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5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5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fig.tight_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layout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5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5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fig.savefig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"fig3_vector_field.png"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dpi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150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bbox_inches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'tight'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5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5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plt.close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5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5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"Saved fig3"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5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5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6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6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6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GRAPH 4 — Curl Map (Rotational Flow)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6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6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6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6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plt.subplots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figsize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6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6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curl_lim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np.percentile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np.abs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(Curl),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97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6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7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cf2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ax.contourf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(X, Y, Curl,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levels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40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7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7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             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cmap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PuOr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vmin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=-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curl_lim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vmax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curl_lim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7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7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fig.colorbar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(cf2,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shrink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0.85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7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7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cbar.set_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"Curl 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×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F"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7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7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7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for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r)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obstacles: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8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8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plt.Circle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), r,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'#0F6E56'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zorder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8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28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   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ax.add_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patch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circle)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8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8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8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ax.set_ylim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8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8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"X"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);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ax.set_ylabel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"Y"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8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9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title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 4 — Curl Map  (Orange = Clockwise, Purple = Anti-clockwise)"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pad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9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29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fig.tight_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layout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9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9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fig.savefig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"fig4_vector_field.png"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dpi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150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bbox_inches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'tight'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9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29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plt.close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9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29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"Saved fig4"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29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0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0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0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0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GRAPH 5 — Line Integral along a path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0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0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   ∫_C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F·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dr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  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work done by flow along route)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0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0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0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0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t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np.linspace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500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1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1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t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1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1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np.sin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t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np.pi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     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sinusoidal road path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1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1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1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#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Interpolate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 xml:space="preserve"> field at path points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1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1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from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scipy.interpolate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import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RegularGridInterpolator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1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2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interp_Fx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RegularGridInterpolator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(y, x),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method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'linear'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bounds_error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False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fill_value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2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2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interp_Fy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RegularGridInterpolator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(y, x),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method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'linear'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bounds_error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False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fill_value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2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2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32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pts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np.column_stack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([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2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2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Fx_path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interp_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2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2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Fy_path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interp_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3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3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3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dx_dt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np.gradient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 t)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3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33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dy_dt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np.gradient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 t)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3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3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integrand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Fx_path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dx_dt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+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Fy_path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dy_dt</w:t>
                          </w:r>
                          <w:proofErr w:type="spell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3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3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cumulative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np.cumsum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(integrand)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(t[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t[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3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4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4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axes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plt.subplots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figsize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4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4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4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Left: path on vector field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4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4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ax0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axes[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4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4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ax0.streamplot(X, Y,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Speed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/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Speed.max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4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5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</w:t>
                          </w:r>
                          <w:proofErr w:type="spellStart"/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cmap</w:t>
                          </w:r>
                          <w:proofErr w:type="spellEnd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RdYlGn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linewidth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density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arrowsize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5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5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ax0.plot(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'b-'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linewidth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'Vehicle path C'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5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5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ax0.plot(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'go'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markersize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'Start'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5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5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ax0.plot(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],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rs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markersize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9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'End'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5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5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for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r)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in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obstacles: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5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6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ax0.add_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patch(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plt.Circle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((ox,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oy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), r,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'#534AB7'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0.5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6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6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xlim(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X_RANGE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); ax0.set_ylim(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*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Y_RANGE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6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6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xlabel(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"X"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); ax0.set_ylabel(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"Y"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6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6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title(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"Vehicle path on vector field"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6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6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ax0.legend(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6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7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7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Right: cumulative line integral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7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7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ax1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axes[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7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7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ax1.plot(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cumulative,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'#185FA5'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linewidth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7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7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ax1.axhline(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gray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linewidth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linestyle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'--'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7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7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ax1.fill_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between(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cumulative,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8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8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  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where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cumulative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&gt;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'green'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'Aided flow'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8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8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ax1.fill_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between(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path_x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cumulative,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,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8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8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                 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where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cumulative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&lt;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0.2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color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'red'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label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'Resisted flow'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8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8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xlabel(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"X position along path"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8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8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ylabel(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"Cumulative ∫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F·dr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9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39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ax1.set_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title(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"Line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integral along path  (Total =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cumulative[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:.2f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)"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9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9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ax1.legend(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8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9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39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ax1.grid(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True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alpha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0.3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9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9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398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fig.suptitle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 5 — Line Integral of Traffic Flow Along a Vehicle Path"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fontsize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13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y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1.01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399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ins w:id="1400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fig.tight_</w:t>
                          </w:r>
                          <w:proofErr w:type="gram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layout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01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402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fig.savefig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"fig5_vector_field.png"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dpi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150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, 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FD971F"/>
                              <w:sz w:val="21"/>
                              <w:szCs w:val="21"/>
                              <w:lang w:eastAsia="en-IN" w:bidi="gu-IN"/>
                            </w:rPr>
                            <w:t>bbox_inches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=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'tight'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03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spellStart"/>
                        <w:proofErr w:type="gramStart"/>
                        <w:ins w:id="1404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plt.close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proofErr w:type="gramEnd"/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05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06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"Saved fig5"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07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0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40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1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41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PRINT NUMERICAL RESULTS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1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ins w:id="141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75715E"/>
                              <w:sz w:val="21"/>
                              <w:szCs w:val="21"/>
                              <w:lang w:eastAsia="en-IN" w:bidi="gu-IN"/>
                            </w:rPr>
                            <w:t># ─────────────────────────────────────────────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1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1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\n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========= ANALYSIS RESULTS ========="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1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1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"Average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speed          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Speed.mean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1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1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speed              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Speed.max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2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2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"Min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speed              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Speed.min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2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2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divergence (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·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F)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Divergence.max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2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2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"Min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divergence (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·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F)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Divergence.min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2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27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"Congestion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cells (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·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F&lt;0):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(Divergence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&lt;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0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).sum()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/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Divergence.size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28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29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curl (</w:t>
                          </w:r>
                          <w:r w:rsidRPr="00062E6D">
                            <w:rPr>
                              <w:rFonts w:ascii="Cambria Math" w:eastAsia="Times New Roman" w:hAnsi="Cambria Math" w:cs="Cambria Math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∇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×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F)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</w:t>
                          </w:r>
                          <w:r w:rsidRPr="00062E6D">
                            <w:rPr>
                              <w:rFonts w:ascii="Consolas" w:eastAsia="Times New Roman" w:hAnsi="Consolas" w:cs="Consolas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 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Curl.max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()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30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31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spellStart"/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"Line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integral ∫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F·dr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   : 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{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cumulative[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F92672"/>
                              <w:sz w:val="21"/>
                              <w:szCs w:val="21"/>
                              <w:lang w:eastAsia="en-IN" w:bidi="gu-IN"/>
                            </w:rPr>
                            <w:t>-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1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]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i/>
                              <w:iCs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:.3f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}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32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33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"====================================="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34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  <w:proofErr w:type="gramStart"/>
                        <w:ins w:id="1435" w:author="Bharatsinh Rathod" w:date="2026-04-19T20:25:00Z">
                          <w:r w:rsidRPr="00062E6D">
                            <w:rPr>
                              <w:rFonts w:ascii="Consolas" w:eastAsia="Times New Roman" w:hAnsi="Consolas" w:cs="Times New Roman"/>
                              <w:color w:val="66D9EF"/>
                              <w:sz w:val="21"/>
                              <w:szCs w:val="21"/>
                              <w:lang w:eastAsia="en-IN" w:bidi="gu-IN"/>
                            </w:rPr>
                            <w:t>print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(</w:t>
                          </w:r>
                          <w:proofErr w:type="gram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\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AE81FF"/>
                              <w:sz w:val="21"/>
                              <w:szCs w:val="21"/>
                              <w:lang w:eastAsia="en-IN" w:bidi="gu-IN"/>
                            </w:rPr>
                            <w:t>n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All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 xml:space="preserve"> 5 graphs saved to /home/</w:t>
                          </w:r>
                          <w:proofErr w:type="spellStart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claude</w:t>
                          </w:r>
                          <w:proofErr w:type="spellEnd"/>
                          <w:r w:rsidRPr="00062E6D">
                            <w:rPr>
                              <w:rFonts w:ascii="Consolas" w:eastAsia="Times New Roman" w:hAnsi="Consolas" w:cs="Times New Roman"/>
                              <w:color w:val="E6DB74"/>
                              <w:sz w:val="21"/>
                              <w:szCs w:val="21"/>
                              <w:lang w:eastAsia="en-IN" w:bidi="gu-IN"/>
                            </w:rPr>
                            <w:t>/graphs/"</w:t>
                          </w:r>
                          <w:r w:rsidRPr="00062E6D">
                            <w:rPr>
                              <w:rFonts w:ascii="Consolas" w:eastAsia="Times New Roman" w:hAnsi="Consolas" w:cs="Times New Roman"/>
                              <w:color w:val="DDDDDD"/>
                              <w:sz w:val="21"/>
                              <w:szCs w:val="21"/>
                              <w:lang w:eastAsia="en-IN" w:bidi="gu-IN"/>
                            </w:rPr>
                            <w:t>)</w:t>
                          </w:r>
                        </w:ins>
                      </w:p>
                      <w:p w:rsidR="002B57F5" w:rsidRPr="00062E6D" w:rsidRDefault="002B57F5" w:rsidP="00062E6D">
                        <w:pPr>
                          <w:shd w:val="clear" w:color="auto" w:fill="1F1F1F"/>
                          <w:spacing w:after="0" w:line="285" w:lineRule="atLeast"/>
                          <w:rPr>
                            <w:ins w:id="1436" w:author="Bharatsinh Rathod" w:date="2026-04-19T20:25:00Z"/>
                            <w:rFonts w:ascii="Consolas" w:eastAsia="Times New Roman" w:hAnsi="Consolas" w:cs="Times New Roman"/>
                            <w:color w:val="DDDDDD"/>
                            <w:sz w:val="21"/>
                            <w:szCs w:val="21"/>
                            <w:lang w:eastAsia="en-IN" w:bidi="gu-IN"/>
                          </w:rPr>
                        </w:pPr>
                      </w:p>
                      <w:p w:rsidR="002B57F5" w:rsidRDefault="002B57F5"/>
                    </w:txbxContent>
                  </v:textbox>
                </v:shape>
              </w:pict>
            </mc:Fallback>
          </mc:AlternateContent>
        </w:r>
      </w:ins>
    </w:p>
    <w:p w:rsidR="00062E6D" w:rsidRDefault="00062E6D" w:rsidP="00062E6D">
      <w:pPr>
        <w:rPr>
          <w:ins w:id="1437" w:author="Bharatsinh Rathod" w:date="2026-04-19T20:24:00Z"/>
          <w:sz w:val="36"/>
          <w:szCs w:val="36"/>
          <w:lang w:eastAsia="en-IN" w:bidi="gu-IN"/>
        </w:rPr>
      </w:pPr>
    </w:p>
    <w:p w:rsidR="00062E6D" w:rsidRDefault="00062E6D" w:rsidP="00062E6D">
      <w:pPr>
        <w:rPr>
          <w:ins w:id="1438" w:author="Bharatsinh Rathod" w:date="2026-04-19T20:26:00Z"/>
          <w:sz w:val="32"/>
          <w:szCs w:val="32"/>
          <w:lang w:eastAsia="en-IN" w:bidi="gu-IN"/>
        </w:rPr>
        <w:pPrChange w:id="1439" w:author="Bharatsinh Rathod" w:date="2026-04-19T20:24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440" w:author="Bharatsinh Rathod" w:date="2026-04-19T20:26:00Z"/>
          <w:sz w:val="32"/>
          <w:szCs w:val="32"/>
          <w:lang w:eastAsia="en-IN" w:bidi="gu-IN"/>
        </w:rPr>
        <w:pPrChange w:id="1441" w:author="Bharatsinh Rathod" w:date="2026-04-19T20:24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442" w:author="Bharatsinh Rathod" w:date="2026-04-19T20:26:00Z"/>
          <w:sz w:val="32"/>
          <w:szCs w:val="32"/>
          <w:lang w:eastAsia="en-IN" w:bidi="gu-IN"/>
        </w:rPr>
      </w:pPr>
    </w:p>
    <w:p w:rsidR="00062E6D" w:rsidRPr="00062E6D" w:rsidRDefault="00062E6D" w:rsidP="00062E6D">
      <w:pPr>
        <w:rPr>
          <w:ins w:id="1443" w:author="Bharatsinh Rathod" w:date="2026-04-19T20:26:00Z"/>
          <w:sz w:val="32"/>
          <w:szCs w:val="32"/>
          <w:lang w:eastAsia="en-IN" w:bidi="gu-IN"/>
          <w:rPrChange w:id="1444" w:author="Bharatsinh Rathod" w:date="2026-04-19T20:26:00Z">
            <w:rPr>
              <w:ins w:id="1445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46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47" w:author="Bharatsinh Rathod" w:date="2026-04-19T20:26:00Z"/>
          <w:sz w:val="32"/>
          <w:szCs w:val="32"/>
          <w:lang w:eastAsia="en-IN" w:bidi="gu-IN"/>
          <w:rPrChange w:id="1448" w:author="Bharatsinh Rathod" w:date="2026-04-19T20:26:00Z">
            <w:rPr>
              <w:ins w:id="1449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50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51" w:author="Bharatsinh Rathod" w:date="2026-04-19T20:26:00Z"/>
          <w:sz w:val="32"/>
          <w:szCs w:val="32"/>
          <w:lang w:eastAsia="en-IN" w:bidi="gu-IN"/>
          <w:rPrChange w:id="1452" w:author="Bharatsinh Rathod" w:date="2026-04-19T20:26:00Z">
            <w:rPr>
              <w:ins w:id="1453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54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55" w:author="Bharatsinh Rathod" w:date="2026-04-19T20:26:00Z"/>
          <w:sz w:val="32"/>
          <w:szCs w:val="32"/>
          <w:lang w:eastAsia="en-IN" w:bidi="gu-IN"/>
          <w:rPrChange w:id="1456" w:author="Bharatsinh Rathod" w:date="2026-04-19T20:26:00Z">
            <w:rPr>
              <w:ins w:id="1457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58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59" w:author="Bharatsinh Rathod" w:date="2026-04-19T20:26:00Z"/>
          <w:sz w:val="32"/>
          <w:szCs w:val="32"/>
          <w:lang w:eastAsia="en-IN" w:bidi="gu-IN"/>
          <w:rPrChange w:id="1460" w:author="Bharatsinh Rathod" w:date="2026-04-19T20:26:00Z">
            <w:rPr>
              <w:ins w:id="1461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62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63" w:author="Bharatsinh Rathod" w:date="2026-04-19T20:26:00Z"/>
          <w:sz w:val="32"/>
          <w:szCs w:val="32"/>
          <w:lang w:eastAsia="en-IN" w:bidi="gu-IN"/>
          <w:rPrChange w:id="1464" w:author="Bharatsinh Rathod" w:date="2026-04-19T20:26:00Z">
            <w:rPr>
              <w:ins w:id="1465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66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67" w:author="Bharatsinh Rathod" w:date="2026-04-19T20:26:00Z"/>
          <w:sz w:val="32"/>
          <w:szCs w:val="32"/>
          <w:lang w:eastAsia="en-IN" w:bidi="gu-IN"/>
          <w:rPrChange w:id="1468" w:author="Bharatsinh Rathod" w:date="2026-04-19T20:26:00Z">
            <w:rPr>
              <w:ins w:id="1469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70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71" w:author="Bharatsinh Rathod" w:date="2026-04-19T20:26:00Z"/>
          <w:sz w:val="32"/>
          <w:szCs w:val="32"/>
          <w:lang w:eastAsia="en-IN" w:bidi="gu-IN"/>
          <w:rPrChange w:id="1472" w:author="Bharatsinh Rathod" w:date="2026-04-19T20:26:00Z">
            <w:rPr>
              <w:ins w:id="1473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74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75" w:author="Bharatsinh Rathod" w:date="2026-04-19T20:26:00Z"/>
          <w:sz w:val="32"/>
          <w:szCs w:val="32"/>
          <w:lang w:eastAsia="en-IN" w:bidi="gu-IN"/>
          <w:rPrChange w:id="1476" w:author="Bharatsinh Rathod" w:date="2026-04-19T20:26:00Z">
            <w:rPr>
              <w:ins w:id="1477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78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79" w:author="Bharatsinh Rathod" w:date="2026-04-19T20:26:00Z"/>
          <w:sz w:val="32"/>
          <w:szCs w:val="32"/>
          <w:lang w:eastAsia="en-IN" w:bidi="gu-IN"/>
          <w:rPrChange w:id="1480" w:author="Bharatsinh Rathod" w:date="2026-04-19T20:26:00Z">
            <w:rPr>
              <w:ins w:id="1481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82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83" w:author="Bharatsinh Rathod" w:date="2026-04-19T20:26:00Z"/>
          <w:sz w:val="32"/>
          <w:szCs w:val="32"/>
          <w:lang w:eastAsia="en-IN" w:bidi="gu-IN"/>
          <w:rPrChange w:id="1484" w:author="Bharatsinh Rathod" w:date="2026-04-19T20:26:00Z">
            <w:rPr>
              <w:ins w:id="1485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86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87" w:author="Bharatsinh Rathod" w:date="2026-04-19T20:26:00Z"/>
          <w:sz w:val="32"/>
          <w:szCs w:val="32"/>
          <w:lang w:eastAsia="en-IN" w:bidi="gu-IN"/>
          <w:rPrChange w:id="1488" w:author="Bharatsinh Rathod" w:date="2026-04-19T20:26:00Z">
            <w:rPr>
              <w:ins w:id="1489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90" w:author="Bharatsinh Rathod" w:date="2026-04-19T20:26:00Z">
          <w:pPr/>
        </w:pPrChange>
      </w:pPr>
    </w:p>
    <w:p w:rsidR="00062E6D" w:rsidRPr="00062E6D" w:rsidRDefault="00062E6D" w:rsidP="00062E6D">
      <w:pPr>
        <w:rPr>
          <w:ins w:id="1491" w:author="Bharatsinh Rathod" w:date="2026-04-19T20:26:00Z"/>
          <w:sz w:val="32"/>
          <w:szCs w:val="32"/>
          <w:lang w:eastAsia="en-IN" w:bidi="gu-IN"/>
          <w:rPrChange w:id="1492" w:author="Bharatsinh Rathod" w:date="2026-04-19T20:26:00Z">
            <w:rPr>
              <w:ins w:id="1493" w:author="Bharatsinh Rathod" w:date="2026-04-19T20:26:00Z"/>
              <w:sz w:val="32"/>
              <w:szCs w:val="32"/>
              <w:lang w:eastAsia="en-IN" w:bidi="gu-IN"/>
            </w:rPr>
          </w:rPrChange>
        </w:rPr>
        <w:pPrChange w:id="1494" w:author="Bharatsinh Rathod" w:date="2026-04-19T20:26:00Z">
          <w:pPr/>
        </w:pPrChange>
      </w:pPr>
    </w:p>
    <w:p w:rsidR="00062E6D" w:rsidRDefault="00062E6D" w:rsidP="00062E6D">
      <w:pPr>
        <w:rPr>
          <w:ins w:id="1495" w:author="Bharatsinh Rathod" w:date="2026-04-19T20:26:00Z"/>
          <w:sz w:val="32"/>
          <w:szCs w:val="32"/>
          <w:lang w:eastAsia="en-IN" w:bidi="gu-IN"/>
        </w:rPr>
      </w:pPr>
    </w:p>
    <w:p w:rsidR="00062E6D" w:rsidRDefault="00062E6D" w:rsidP="00062E6D">
      <w:pPr>
        <w:rPr>
          <w:ins w:id="1496" w:author="Bharatsinh Rathod" w:date="2026-04-19T20:26:00Z"/>
          <w:sz w:val="32"/>
          <w:szCs w:val="32"/>
          <w:lang w:eastAsia="en-IN" w:bidi="gu-IN"/>
        </w:rPr>
        <w:pPrChange w:id="1497" w:author="Bharatsinh Rathod" w:date="2026-04-19T20:26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498" w:author="Bharatsinh Rathod" w:date="2026-04-19T20:26:00Z"/>
          <w:sz w:val="32"/>
          <w:szCs w:val="32"/>
          <w:lang w:eastAsia="en-IN" w:bidi="gu-IN"/>
        </w:rPr>
        <w:pPrChange w:id="1499" w:author="Bharatsinh Rathod" w:date="2026-04-19T20:26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00" w:author="Bharatsinh Rathod" w:date="2026-04-19T20:26:00Z"/>
          <w:sz w:val="32"/>
          <w:szCs w:val="32"/>
          <w:lang w:eastAsia="en-IN" w:bidi="gu-IN"/>
        </w:rPr>
        <w:pPrChange w:id="1501" w:author="Bharatsinh Rathod" w:date="2026-04-19T20:26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02" w:author="Bharatsinh Rathod" w:date="2026-04-19T20:26:00Z"/>
          <w:sz w:val="32"/>
          <w:szCs w:val="32"/>
          <w:lang w:eastAsia="en-IN" w:bidi="gu-IN"/>
        </w:rPr>
        <w:pPrChange w:id="1503" w:author="Bharatsinh Rathod" w:date="2026-04-19T20:26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jc w:val="center"/>
        <w:rPr>
          <w:ins w:id="1504" w:author="Bharatsinh Rathod" w:date="2026-04-19T20:29:00Z"/>
          <w:rFonts w:ascii="Times New Roman" w:hAnsi="Times New Roman" w:cs="Times New Roman"/>
          <w:b/>
          <w:bCs/>
          <w:sz w:val="36"/>
          <w:szCs w:val="36"/>
          <w:lang w:eastAsia="en-IN" w:bidi="gu-IN"/>
        </w:rPr>
        <w:pPrChange w:id="1505" w:author="Bharatsinh Rathod" w:date="2026-04-19T20:29:00Z">
          <w:pPr>
            <w:tabs>
              <w:tab w:val="left" w:pos="3653"/>
            </w:tabs>
          </w:pPr>
        </w:pPrChange>
      </w:pPr>
      <w:ins w:id="1506" w:author="Bharatsinh Rathod" w:date="2026-04-19T20:29:00Z">
        <w:r w:rsidRPr="00062E6D">
          <w:rPr>
            <w:rFonts w:ascii="Times New Roman" w:hAnsi="Times New Roman" w:cs="Times New Roman"/>
            <w:b/>
            <w:bCs/>
            <w:sz w:val="36"/>
            <w:szCs w:val="36"/>
            <w:lang w:eastAsia="en-IN" w:bidi="gu-IN"/>
            <w:rPrChange w:id="1507" w:author="Bharatsinh Rathod" w:date="2026-04-19T20:29:00Z">
              <w:rPr>
                <w:rFonts w:ascii="Times New Roman" w:hAnsi="Times New Roman" w:cs="Times New Roman"/>
                <w:sz w:val="36"/>
                <w:szCs w:val="36"/>
                <w:lang w:eastAsia="en-IN" w:bidi="gu-IN"/>
              </w:rPr>
            </w:rPrChange>
          </w:rPr>
          <w:lastRenderedPageBreak/>
          <w:t>GRAPHS AND VISUALIZATION</w:t>
        </w:r>
      </w:ins>
    </w:p>
    <w:p w:rsidR="00062E6D" w:rsidRDefault="00062E6D" w:rsidP="00062E6D">
      <w:pPr>
        <w:jc w:val="center"/>
        <w:rPr>
          <w:ins w:id="1508" w:author="Bharatsinh Rathod" w:date="2026-04-19T20:30:00Z"/>
          <w:rFonts w:ascii="Times New Roman" w:hAnsi="Times New Roman" w:cs="Times New Roman"/>
          <w:b/>
          <w:bCs/>
          <w:sz w:val="36"/>
          <w:szCs w:val="36"/>
          <w:lang w:eastAsia="en-IN" w:bidi="gu-IN"/>
        </w:rPr>
      </w:pPr>
      <w:ins w:id="1509" w:author="Bharatsinh Rathod" w:date="2026-04-19T20:30:00Z">
        <w:r>
          <w:rPr>
            <w:rFonts w:ascii="Times New Roman" w:hAnsi="Times New Roman" w:cs="Times New Roman"/>
            <w:noProof/>
            <w:sz w:val="36"/>
            <w:szCs w:val="36"/>
            <w:lang w:eastAsia="en-IN" w:bidi="gu-IN"/>
          </w:rPr>
          <w:drawing>
            <wp:anchor distT="0" distB="0" distL="114300" distR="114300" simplePos="0" relativeHeight="251676672" behindDoc="0" locked="0" layoutInCell="1" allowOverlap="1" wp14:anchorId="50478AD9" wp14:editId="63A68D55">
              <wp:simplePos x="0" y="0"/>
              <wp:positionH relativeFrom="column">
                <wp:posOffset>270800</wp:posOffset>
              </wp:positionH>
              <wp:positionV relativeFrom="paragraph">
                <wp:posOffset>376555</wp:posOffset>
              </wp:positionV>
              <wp:extent cx="5257800" cy="4296647"/>
              <wp:effectExtent l="0" t="0" r="0" b="8890"/>
              <wp:wrapNone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fig1_vector_field.pn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7800" cy="42966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1510" w:author="Bharatsinh Rathod" w:date="2026-04-19T20:29:00Z">
        <w:r>
          <w:rPr>
            <w:rFonts w:ascii="Times New Roman" w:hAnsi="Times New Roman" w:cs="Times New Roman"/>
            <w:b/>
            <w:bCs/>
            <w:noProof/>
            <w:sz w:val="36"/>
            <w:szCs w:val="36"/>
            <w:lang w:eastAsia="en-IN" w:bidi="gu-IN"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08F4445E" wp14:editId="1DEF7DD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5528733" cy="42333"/>
                  <wp:effectExtent l="0" t="0" r="34290" b="34290"/>
                  <wp:wrapNone/>
                  <wp:docPr id="13" name="Straight Connector 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528733" cy="42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D21DF31" id="Straight Connector 1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35.3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" strokecolor="black [3200]" strokeweight="1.5pt">
                  <v:stroke joinstyle="miter"/>
                </v:line>
              </w:pict>
            </mc:Fallback>
          </mc:AlternateContent>
        </w:r>
      </w:ins>
    </w:p>
    <w:p w:rsidR="00062E6D" w:rsidRDefault="00062E6D" w:rsidP="00062E6D">
      <w:pPr>
        <w:rPr>
          <w:ins w:id="1511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12" w:author="Bharatsinh Rathod" w:date="2026-04-19T20:30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13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</w:pPr>
    </w:p>
    <w:p w:rsidR="00062E6D" w:rsidRPr="00062E6D" w:rsidRDefault="00062E6D" w:rsidP="00062E6D">
      <w:pPr>
        <w:rPr>
          <w:ins w:id="1514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  <w:rPrChange w:id="1515" w:author="Bharatsinh Rathod" w:date="2026-04-19T20:32:00Z">
            <w:rPr>
              <w:ins w:id="1516" w:author="Bharatsinh Rathod" w:date="2026-04-19T20:32:00Z"/>
              <w:rFonts w:ascii="Times New Roman" w:hAnsi="Times New Roman" w:cs="Times New Roman"/>
              <w:sz w:val="36"/>
              <w:szCs w:val="36"/>
              <w:lang w:eastAsia="en-IN" w:bidi="gu-IN"/>
            </w:rPr>
          </w:rPrChange>
        </w:rPr>
        <w:pPrChange w:id="1517" w:author="Bharatsinh Rathod" w:date="2026-04-19T20:32:00Z">
          <w:pPr/>
        </w:pPrChange>
      </w:pPr>
    </w:p>
    <w:p w:rsidR="00062E6D" w:rsidRPr="00062E6D" w:rsidRDefault="00062E6D" w:rsidP="00062E6D">
      <w:pPr>
        <w:rPr>
          <w:ins w:id="1518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  <w:rPrChange w:id="1519" w:author="Bharatsinh Rathod" w:date="2026-04-19T20:32:00Z">
            <w:rPr>
              <w:ins w:id="1520" w:author="Bharatsinh Rathod" w:date="2026-04-19T20:32:00Z"/>
              <w:rFonts w:ascii="Times New Roman" w:hAnsi="Times New Roman" w:cs="Times New Roman"/>
              <w:sz w:val="36"/>
              <w:szCs w:val="36"/>
              <w:lang w:eastAsia="en-IN" w:bidi="gu-IN"/>
            </w:rPr>
          </w:rPrChange>
        </w:rPr>
        <w:pPrChange w:id="1521" w:author="Bharatsinh Rathod" w:date="2026-04-19T20:32:00Z">
          <w:pPr/>
        </w:pPrChange>
      </w:pPr>
    </w:p>
    <w:p w:rsidR="00062E6D" w:rsidRPr="00062E6D" w:rsidRDefault="00062E6D" w:rsidP="00062E6D">
      <w:pPr>
        <w:rPr>
          <w:ins w:id="152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  <w:rPrChange w:id="1523" w:author="Bharatsinh Rathod" w:date="2026-04-19T20:32:00Z">
            <w:rPr>
              <w:ins w:id="1524" w:author="Bharatsinh Rathod" w:date="2026-04-19T20:32:00Z"/>
              <w:rFonts w:ascii="Times New Roman" w:hAnsi="Times New Roman" w:cs="Times New Roman"/>
              <w:sz w:val="36"/>
              <w:szCs w:val="36"/>
              <w:lang w:eastAsia="en-IN" w:bidi="gu-IN"/>
            </w:rPr>
          </w:rPrChange>
        </w:rPr>
        <w:pPrChange w:id="1525" w:author="Bharatsinh Rathod" w:date="2026-04-19T20:32:00Z">
          <w:pPr/>
        </w:pPrChange>
      </w:pPr>
    </w:p>
    <w:p w:rsidR="00062E6D" w:rsidRPr="00062E6D" w:rsidRDefault="00062E6D" w:rsidP="00062E6D">
      <w:pPr>
        <w:rPr>
          <w:ins w:id="1526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  <w:rPrChange w:id="1527" w:author="Bharatsinh Rathod" w:date="2026-04-19T20:32:00Z">
            <w:rPr>
              <w:ins w:id="1528" w:author="Bharatsinh Rathod" w:date="2026-04-19T20:32:00Z"/>
              <w:rFonts w:ascii="Times New Roman" w:hAnsi="Times New Roman" w:cs="Times New Roman"/>
              <w:sz w:val="36"/>
              <w:szCs w:val="36"/>
              <w:lang w:eastAsia="en-IN" w:bidi="gu-IN"/>
            </w:rPr>
          </w:rPrChange>
        </w:rPr>
        <w:pPrChange w:id="1529" w:author="Bharatsinh Rathod" w:date="2026-04-19T20:32:00Z">
          <w:pPr/>
        </w:pPrChange>
      </w:pPr>
    </w:p>
    <w:p w:rsidR="00062E6D" w:rsidRDefault="00062E6D" w:rsidP="00062E6D">
      <w:pPr>
        <w:rPr>
          <w:ins w:id="1530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</w:pPr>
    </w:p>
    <w:p w:rsidR="00062E6D" w:rsidRDefault="00062E6D" w:rsidP="00062E6D">
      <w:pPr>
        <w:rPr>
          <w:ins w:id="1531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32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33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34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3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3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3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38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39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40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41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42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43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44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4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4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4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48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49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50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51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52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53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54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5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5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5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58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59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60" w:author="Bharatsinh Rathod" w:date="2026-04-19T20:32:00Z">
          <w:pPr>
            <w:tabs>
              <w:tab w:val="left" w:pos="3653"/>
            </w:tabs>
          </w:pPr>
        </w:pPrChange>
      </w:pPr>
      <w:ins w:id="1561" w:author="Bharatsinh Rathod" w:date="2026-04-19T20:30:00Z">
        <w:r>
          <w:rPr>
            <w:rFonts w:ascii="Times New Roman" w:hAnsi="Times New Roman" w:cs="Times New Roman"/>
            <w:noProof/>
            <w:sz w:val="36"/>
            <w:szCs w:val="36"/>
            <w:lang w:eastAsia="en-IN" w:bidi="gu-IN"/>
          </w:rPr>
          <w:lastRenderedPageBreak/>
          <w:drawing>
            <wp:anchor distT="0" distB="0" distL="114300" distR="114300" simplePos="0" relativeHeight="251677696" behindDoc="0" locked="0" layoutInCell="1" allowOverlap="1" wp14:anchorId="23180CD4" wp14:editId="6CB0F6F5">
              <wp:simplePos x="0" y="0"/>
              <wp:positionH relativeFrom="column">
                <wp:posOffset>144780</wp:posOffset>
              </wp:positionH>
              <wp:positionV relativeFrom="paragraph">
                <wp:posOffset>-372745</wp:posOffset>
              </wp:positionV>
              <wp:extent cx="5731510" cy="4617720"/>
              <wp:effectExtent l="0" t="0" r="2540" b="0"/>
              <wp:wrapNone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fig2_vector_field.pn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4617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:rsidR="00062E6D" w:rsidRDefault="00062E6D" w:rsidP="00062E6D">
      <w:pPr>
        <w:rPr>
          <w:ins w:id="156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63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64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65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66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67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68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69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70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71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7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73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74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75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76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77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78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79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80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81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8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83" w:author="Bharatsinh Rathod" w:date="2026-04-19T20:32:00Z">
          <w:pPr>
            <w:tabs>
              <w:tab w:val="left" w:pos="3653"/>
            </w:tabs>
          </w:pPr>
        </w:pPrChange>
      </w:pPr>
      <w:ins w:id="1584" w:author="Bharatsinh Rathod" w:date="2026-04-19T20:30:00Z">
        <w:r>
          <w:rPr>
            <w:rFonts w:ascii="Times New Roman" w:hAnsi="Times New Roman" w:cs="Times New Roman"/>
            <w:noProof/>
            <w:sz w:val="36"/>
            <w:szCs w:val="36"/>
            <w:lang w:eastAsia="en-IN" w:bidi="gu-IN"/>
          </w:rPr>
          <w:drawing>
            <wp:anchor distT="0" distB="0" distL="114300" distR="114300" simplePos="0" relativeHeight="251678720" behindDoc="0" locked="0" layoutInCell="1" allowOverlap="1" wp14:anchorId="0D7AB184" wp14:editId="36F8C3A2">
              <wp:simplePos x="0" y="0"/>
              <wp:positionH relativeFrom="column">
                <wp:posOffset>-12700</wp:posOffset>
              </wp:positionH>
              <wp:positionV relativeFrom="paragraph">
                <wp:posOffset>74930</wp:posOffset>
              </wp:positionV>
              <wp:extent cx="5731510" cy="4676140"/>
              <wp:effectExtent l="0" t="0" r="2540" b="0"/>
              <wp:wrapNone/>
              <wp:docPr id="16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fig3_vector_field.pn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46761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:rsidR="00062E6D" w:rsidRDefault="00062E6D" w:rsidP="00062E6D">
      <w:pPr>
        <w:rPr>
          <w:ins w:id="158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8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8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88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89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90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91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92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93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94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9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9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9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598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599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00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01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02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03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04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0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0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0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08" w:author="Bharatsinh Rathod" w:date="2026-04-19T20:32:00Z">
          <w:pPr>
            <w:tabs>
              <w:tab w:val="left" w:pos="3653"/>
            </w:tabs>
          </w:pPr>
        </w:pPrChange>
      </w:pPr>
      <w:ins w:id="1609" w:author="Bharatsinh Rathod" w:date="2026-04-19T20:34:00Z">
        <w:r>
          <w:rPr>
            <w:rFonts w:ascii="Times New Roman" w:hAnsi="Times New Roman" w:cs="Times New Roman"/>
            <w:noProof/>
            <w:sz w:val="36"/>
            <w:szCs w:val="36"/>
            <w:lang w:eastAsia="en-IN" w:bidi="gu-IN"/>
          </w:rPr>
          <w:lastRenderedPageBreak/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68580</wp:posOffset>
              </wp:positionH>
              <wp:positionV relativeFrom="paragraph">
                <wp:posOffset>-396240</wp:posOffset>
              </wp:positionV>
              <wp:extent cx="5731510" cy="4617720"/>
              <wp:effectExtent l="0" t="0" r="2540" b="0"/>
              <wp:wrapNone/>
              <wp:docPr id="19" name="Pictur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fig4_vector_field.pn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4617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:rsidR="00062E6D" w:rsidRDefault="00062E6D" w:rsidP="00062E6D">
      <w:pPr>
        <w:rPr>
          <w:ins w:id="1610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11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1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13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14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15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16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17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18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19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20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21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2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23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24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25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26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27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28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29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30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31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32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33" w:author="Bharatsinh Rathod" w:date="2026-04-19T20:32:00Z">
          <w:pPr>
            <w:tabs>
              <w:tab w:val="left" w:pos="3653"/>
            </w:tabs>
          </w:pPr>
        </w:pPrChange>
      </w:pPr>
      <w:ins w:id="1634" w:author="Bharatsinh Rathod" w:date="2026-04-19T20:34:00Z">
        <w:r>
          <w:rPr>
            <w:rFonts w:ascii="Times New Roman" w:hAnsi="Times New Roman" w:cs="Times New Roman"/>
            <w:noProof/>
            <w:sz w:val="36"/>
            <w:szCs w:val="36"/>
            <w:lang w:eastAsia="en-IN" w:bidi="gu-IN"/>
          </w:rPr>
          <w:drawing>
            <wp:anchor distT="0" distB="0" distL="114300" distR="114300" simplePos="0" relativeHeight="251680768" behindDoc="0" locked="0" layoutInCell="1" allowOverlap="1" wp14:anchorId="1C1B4ABB" wp14:editId="5E0EB256">
              <wp:simplePos x="0" y="0"/>
              <wp:positionH relativeFrom="column">
                <wp:posOffset>0</wp:posOffset>
              </wp:positionH>
              <wp:positionV relativeFrom="paragraph">
                <wp:posOffset>24765</wp:posOffset>
              </wp:positionV>
              <wp:extent cx="5731510" cy="2451100"/>
              <wp:effectExtent l="0" t="0" r="2540" b="6350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fig5_vector_field.png"/>
                      <pic:cNvPicPr/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451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:rsidR="00062E6D" w:rsidRDefault="00062E6D" w:rsidP="00062E6D">
      <w:pPr>
        <w:rPr>
          <w:ins w:id="1635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36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37" w:author="Bharatsinh Rathod" w:date="2026-04-19T20:32:00Z"/>
          <w:rFonts w:ascii="Times New Roman" w:hAnsi="Times New Roman" w:cs="Times New Roman"/>
          <w:sz w:val="36"/>
          <w:szCs w:val="36"/>
          <w:lang w:eastAsia="en-IN" w:bidi="gu-IN"/>
        </w:rPr>
        <w:pPrChange w:id="1638" w:author="Bharatsinh Rathod" w:date="2026-04-19T20:32:00Z">
          <w:pPr>
            <w:tabs>
              <w:tab w:val="left" w:pos="3653"/>
            </w:tabs>
          </w:pPr>
        </w:pPrChange>
      </w:pPr>
    </w:p>
    <w:p w:rsidR="00062E6D" w:rsidRDefault="00062E6D" w:rsidP="00062E6D">
      <w:pPr>
        <w:rPr>
          <w:ins w:id="1639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40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41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42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43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44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45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46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47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48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49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50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51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52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2B57F5" w:rsidP="00062E6D">
      <w:pPr>
        <w:rPr>
          <w:ins w:id="1653" w:author="Bharatsinh Rathod" w:date="2026-04-19T20:39:00Z"/>
          <w:rFonts w:ascii="Times New Roman" w:hAnsi="Times New Roman" w:cs="Times New Roman"/>
          <w:sz w:val="36"/>
          <w:szCs w:val="36"/>
          <w:lang w:eastAsia="en-IN" w:bidi="gu-IN"/>
        </w:rPr>
        <w:pPrChange w:id="1654" w:author="Bharatsinh Rathod" w:date="2026-04-19T20:32:00Z">
          <w:pPr>
            <w:tabs>
              <w:tab w:val="left" w:pos="3653"/>
            </w:tabs>
          </w:pPr>
        </w:pPrChange>
      </w:pPr>
    </w:p>
    <w:p w:rsidR="002B57F5" w:rsidRDefault="004C3C98" w:rsidP="004C3C98">
      <w:pPr>
        <w:jc w:val="center"/>
        <w:rPr>
          <w:ins w:id="1655" w:author="Bharatsinh Rathod" w:date="2026-04-19T20:40:00Z"/>
          <w:rFonts w:ascii="Times New Roman" w:hAnsi="Times New Roman" w:cs="Times New Roman"/>
          <w:b/>
          <w:bCs/>
          <w:sz w:val="36"/>
          <w:szCs w:val="36"/>
          <w:lang w:eastAsia="en-IN" w:bidi="gu-IN"/>
        </w:rPr>
        <w:pPrChange w:id="1656" w:author="Bharatsinh Rathod" w:date="2026-04-19T20:40:00Z">
          <w:pPr>
            <w:tabs>
              <w:tab w:val="left" w:pos="3653"/>
            </w:tabs>
          </w:pPr>
        </w:pPrChange>
      </w:pPr>
      <w:ins w:id="1657" w:author="Bharatsinh Rathod" w:date="2026-04-19T20:40:00Z">
        <w:r w:rsidRPr="004C3C98">
          <w:rPr>
            <w:rFonts w:ascii="Times New Roman" w:hAnsi="Times New Roman" w:cs="Times New Roman"/>
            <w:b/>
            <w:bCs/>
            <w:sz w:val="36"/>
            <w:szCs w:val="36"/>
            <w:lang w:eastAsia="en-IN" w:bidi="gu-IN"/>
            <w:rPrChange w:id="1658" w:author="Bharatsinh Rathod" w:date="2026-04-19T20:40:00Z">
              <w:rPr>
                <w:rFonts w:ascii="Times New Roman" w:hAnsi="Times New Roman" w:cs="Times New Roman"/>
                <w:sz w:val="36"/>
                <w:szCs w:val="36"/>
                <w:lang w:eastAsia="en-IN" w:bidi="gu-IN"/>
              </w:rPr>
            </w:rPrChange>
          </w:rPr>
          <w:lastRenderedPageBreak/>
          <w:t>APPLICATION</w:t>
        </w:r>
      </w:ins>
    </w:p>
    <w:p w:rsidR="004C3C98" w:rsidRDefault="004C3C98" w:rsidP="004C3C98">
      <w:pPr>
        <w:jc w:val="center"/>
        <w:rPr>
          <w:ins w:id="1659" w:author="Bharatsinh Rathod" w:date="2026-04-19T20:40:00Z"/>
          <w:rFonts w:ascii="Times New Roman" w:hAnsi="Times New Roman" w:cs="Times New Roman"/>
          <w:b/>
          <w:bCs/>
          <w:sz w:val="36"/>
          <w:szCs w:val="36"/>
          <w:lang w:eastAsia="en-IN" w:bidi="gu-IN"/>
        </w:rPr>
        <w:pPrChange w:id="1660" w:author="Bharatsinh Rathod" w:date="2026-04-19T20:40:00Z">
          <w:pPr>
            <w:tabs>
              <w:tab w:val="left" w:pos="3653"/>
            </w:tabs>
          </w:pPr>
        </w:pPrChange>
      </w:pPr>
      <w:ins w:id="1661" w:author="Bharatsinh Rathod" w:date="2026-04-19T20:40:00Z">
        <w:r>
          <w:rPr>
            <w:rFonts w:ascii="Times New Roman" w:hAnsi="Times New Roman" w:cs="Times New Roman"/>
            <w:b/>
            <w:bCs/>
            <w:noProof/>
            <w:sz w:val="36"/>
            <w:szCs w:val="36"/>
            <w:lang w:eastAsia="en-IN" w:bidi="gu-IN"/>
          </w:rPr>
          <mc:AlternateContent>
            <mc:Choice Requires="wps">
              <w:drawing>
                <wp:anchor distT="0" distB="0" distL="114300" distR="114300" simplePos="0" relativeHeight="251682816" behindDoc="0" locked="0" layoutInCell="1" allowOverlap="1" wp14:anchorId="36950DD3" wp14:editId="0F4038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5528733" cy="42333"/>
                  <wp:effectExtent l="0" t="0" r="34290" b="34290"/>
                  <wp:wrapNone/>
                  <wp:docPr id="21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528733" cy="42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DBC04BC" id="Straight Connector 2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35.3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" strokecolor="black [3200]" strokeweight="1.5pt">
                  <v:stroke joinstyle="miter"/>
                </v:line>
              </w:pict>
            </mc:Fallback>
          </mc:AlternateConten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662" w:author="Bharatsinh Rathod" w:date="2026-04-19T20:41:00Z"/>
          <w:rFonts w:ascii="Times New Roman" w:hAnsi="Times New Roman" w:cs="Times New Roman"/>
          <w:b/>
          <w:bCs/>
          <w:sz w:val="44"/>
          <w:szCs w:val="44"/>
          <w:lang w:eastAsia="en-IN" w:bidi="gu-IN"/>
          <w:rPrChange w:id="1663" w:author="Bharatsinh Rathod" w:date="2026-04-19T20:41:00Z">
            <w:rPr>
              <w:ins w:id="1664" w:author="Bharatsinh Rathod" w:date="2026-04-19T20:41:00Z"/>
              <w:rFonts w:ascii="Times New Roman" w:hAnsi="Times New Roman" w:cs="Times New Roman"/>
              <w:sz w:val="32"/>
              <w:szCs w:val="32"/>
            </w:rPr>
          </w:rPrChange>
        </w:rPr>
        <w:pPrChange w:id="1665" w:author="Bharatsinh Rathod" w:date="2026-04-19T20:41:00Z">
          <w:pPr>
            <w:tabs>
              <w:tab w:val="left" w:pos="3653"/>
            </w:tabs>
          </w:pPr>
        </w:pPrChange>
      </w:pPr>
      <w:ins w:id="1666" w:author="Bharatsinh Rathod" w:date="2026-04-19T20:40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667" w:author="Bharatsinh Rathod" w:date="2026-04-19T20:41:00Z">
              <w:rPr>
                <w:rStyle w:val="Strong"/>
              </w:rPr>
            </w:rPrChange>
          </w:rPr>
          <w:t>Smart City Traffic Management</w:t>
        </w:r>
        <w:r w:rsidRPr="004C3C98">
          <w:rPr>
            <w:rFonts w:ascii="Times New Roman" w:hAnsi="Times New Roman" w:cs="Times New Roman"/>
            <w:sz w:val="32"/>
            <w:szCs w:val="32"/>
            <w:rPrChange w:id="1668" w:author="Bharatsinh Rathod" w:date="2026-04-19T20:41:00Z">
              <w:rPr/>
            </w:rPrChange>
          </w:rPr>
          <w:t xml:space="preserve"> Cities like Singapore and Dubai use vector field-based models to monitor live traffic flow. Divergence analysis helps traffic control systems automatically adjust signal timings when congestion (</w:t>
        </w:r>
        <w:r w:rsidRPr="004C3C98">
          <w:rPr>
            <w:rFonts w:ascii="Cambria Math" w:hAnsi="Cambria Math" w:cs="Cambria Math"/>
            <w:sz w:val="32"/>
            <w:szCs w:val="32"/>
            <w:rPrChange w:id="1669" w:author="Bharatsinh Rathod" w:date="2026-04-19T20:41:00Z">
              <w:rPr>
                <w:rFonts w:ascii="Cambria Math" w:hAnsi="Cambria Math" w:cs="Cambria Math"/>
              </w:rPr>
            </w:rPrChange>
          </w:rPr>
          <w:t>∇</w:t>
        </w:r>
        <w:r w:rsidRPr="004C3C98">
          <w:rPr>
            <w:rFonts w:ascii="Times New Roman" w:hAnsi="Times New Roman" w:cs="Times New Roman"/>
            <w:sz w:val="32"/>
            <w:szCs w:val="32"/>
            <w:rPrChange w:id="1670" w:author="Bharatsinh Rathod" w:date="2026-04-19T20:41:00Z">
              <w:rPr>
                <w:rFonts w:ascii="Calibri" w:hAnsi="Calibri" w:cs="Calibri"/>
              </w:rPr>
            </w:rPrChange>
          </w:rPr>
          <w:t>·F &lt; 0) is detected at intersection</w:t>
        </w:r>
        <w:r w:rsidRPr="004C3C98">
          <w:rPr>
            <w:rFonts w:ascii="Times New Roman" w:hAnsi="Times New Roman" w:cs="Times New Roman"/>
            <w:sz w:val="32"/>
            <w:szCs w:val="32"/>
            <w:rPrChange w:id="1671" w:author="Bharatsinh Rathod" w:date="2026-04-19T20:41:00Z">
              <w:rPr/>
            </w:rPrChange>
          </w:rPr>
          <w:t>s</w: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672" w:author="Bharatsinh Rathod" w:date="2026-04-19T20:41:00Z"/>
          <w:rFonts w:ascii="Times New Roman" w:hAnsi="Times New Roman" w:cs="Times New Roman"/>
          <w:b/>
          <w:bCs/>
          <w:sz w:val="56"/>
          <w:szCs w:val="56"/>
          <w:lang w:eastAsia="en-IN" w:bidi="gu-IN"/>
          <w:rPrChange w:id="1673" w:author="Bharatsinh Rathod" w:date="2026-04-19T20:41:00Z">
            <w:rPr>
              <w:ins w:id="1674" w:author="Bharatsinh Rathod" w:date="2026-04-19T20:41:00Z"/>
              <w:rFonts w:ascii="Times New Roman" w:hAnsi="Times New Roman" w:cs="Times New Roman"/>
              <w:sz w:val="32"/>
              <w:szCs w:val="32"/>
            </w:rPr>
          </w:rPrChange>
        </w:rPr>
        <w:pPrChange w:id="1675" w:author="Bharatsinh Rathod" w:date="2026-04-19T20:41:00Z">
          <w:pPr>
            <w:tabs>
              <w:tab w:val="left" w:pos="3653"/>
            </w:tabs>
          </w:pPr>
        </w:pPrChange>
      </w:pPr>
      <w:ins w:id="1676" w:author="Bharatsinh Rathod" w:date="2026-04-19T20:41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677" w:author="Bharatsinh Rathod" w:date="2026-04-19T20:41:00Z">
              <w:rPr>
                <w:rStyle w:val="Strong"/>
              </w:rPr>
            </w:rPrChange>
          </w:rPr>
          <w:t>GPS Navigation Systems</w:t>
        </w:r>
        <w:r w:rsidRPr="004C3C98">
          <w:rPr>
            <w:rFonts w:ascii="Times New Roman" w:hAnsi="Times New Roman" w:cs="Times New Roman"/>
            <w:sz w:val="32"/>
            <w:szCs w:val="32"/>
            <w:rPrChange w:id="1678" w:author="Bharatsinh Rathod" w:date="2026-04-19T20:41:00Z">
              <w:rPr/>
            </w:rPrChange>
          </w:rPr>
          <w:t xml:space="preserve"> Apps like Google Maps and </w:t>
        </w:r>
        <w:proofErr w:type="spellStart"/>
        <w:r w:rsidRPr="004C3C98">
          <w:rPr>
            <w:rFonts w:ascii="Times New Roman" w:hAnsi="Times New Roman" w:cs="Times New Roman"/>
            <w:sz w:val="32"/>
            <w:szCs w:val="32"/>
            <w:rPrChange w:id="1679" w:author="Bharatsinh Rathod" w:date="2026-04-19T20:41:00Z">
              <w:rPr/>
            </w:rPrChange>
          </w:rPr>
          <w:t>Waze</w:t>
        </w:r>
        <w:proofErr w:type="spellEnd"/>
        <w:r w:rsidRPr="004C3C98">
          <w:rPr>
            <w:rFonts w:ascii="Times New Roman" w:hAnsi="Times New Roman" w:cs="Times New Roman"/>
            <w:sz w:val="32"/>
            <w:szCs w:val="32"/>
            <w:rPrChange w:id="1680" w:author="Bharatsinh Rathod" w:date="2026-04-19T20:41:00Z">
              <w:rPr/>
            </w:rPrChange>
          </w:rPr>
          <w:t xml:space="preserve"> essentially compute line integrals (∫</w:t>
        </w:r>
        <w:proofErr w:type="spellStart"/>
        <w:r w:rsidRPr="004C3C98">
          <w:rPr>
            <w:rFonts w:ascii="Times New Roman" w:hAnsi="Times New Roman" w:cs="Times New Roman"/>
            <w:sz w:val="32"/>
            <w:szCs w:val="32"/>
            <w:rPrChange w:id="1681" w:author="Bharatsinh Rathod" w:date="2026-04-19T20:41:00Z">
              <w:rPr/>
            </w:rPrChange>
          </w:rPr>
          <w:t>F·dr</w:t>
        </w:r>
        <w:proofErr w:type="spellEnd"/>
        <w:r w:rsidRPr="004C3C98">
          <w:rPr>
            <w:rFonts w:ascii="Times New Roman" w:hAnsi="Times New Roman" w:cs="Times New Roman"/>
            <w:sz w:val="32"/>
            <w:szCs w:val="32"/>
            <w:rPrChange w:id="1682" w:author="Bharatsinh Rathod" w:date="2026-04-19T20:41:00Z">
              <w:rPr/>
            </w:rPrChange>
          </w:rPr>
          <w:t>) to find the minimum-resistance path between two points — exactly what your project demonstrates mathematically.</w: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683" w:author="Bharatsinh Rathod" w:date="2026-04-19T20:42:00Z"/>
          <w:rFonts w:ascii="Times New Roman" w:hAnsi="Times New Roman" w:cs="Times New Roman"/>
          <w:b/>
          <w:bCs/>
          <w:sz w:val="144"/>
          <w:szCs w:val="144"/>
          <w:lang w:eastAsia="en-IN" w:bidi="gu-IN"/>
          <w:rPrChange w:id="1684" w:author="Bharatsinh Rathod" w:date="2026-04-19T20:42:00Z">
            <w:rPr>
              <w:ins w:id="1685" w:author="Bharatsinh Rathod" w:date="2026-04-19T20:42:00Z"/>
              <w:rFonts w:ascii="Times New Roman" w:hAnsi="Times New Roman" w:cs="Times New Roman"/>
              <w:sz w:val="32"/>
              <w:szCs w:val="32"/>
            </w:rPr>
          </w:rPrChange>
        </w:rPr>
        <w:pPrChange w:id="1686" w:author="Bharatsinh Rathod" w:date="2026-04-19T20:42:00Z">
          <w:pPr>
            <w:tabs>
              <w:tab w:val="left" w:pos="3653"/>
            </w:tabs>
          </w:pPr>
        </w:pPrChange>
      </w:pPr>
      <w:ins w:id="1687" w:author="Bharatsinh Rathod" w:date="2026-04-19T20:42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688" w:author="Bharatsinh Rathod" w:date="2026-04-19T20:42:00Z">
              <w:rPr>
                <w:rStyle w:val="Strong"/>
              </w:rPr>
            </w:rPrChange>
          </w:rPr>
          <w:t>Autonomous Vehicle Path Planning</w:t>
        </w:r>
        <w:r w:rsidRPr="004C3C98">
          <w:rPr>
            <w:rFonts w:ascii="Times New Roman" w:hAnsi="Times New Roman" w:cs="Times New Roman"/>
            <w:sz w:val="32"/>
            <w:szCs w:val="32"/>
            <w:rPrChange w:id="1689" w:author="Bharatsinh Rathod" w:date="2026-04-19T20:42:00Z">
              <w:rPr/>
            </w:rPrChange>
          </w:rPr>
          <w:t xml:space="preserve"> Self-driving cars (Tesla, </w:t>
        </w:r>
        <w:proofErr w:type="spellStart"/>
        <w:r w:rsidRPr="004C3C98">
          <w:rPr>
            <w:rFonts w:ascii="Times New Roman" w:hAnsi="Times New Roman" w:cs="Times New Roman"/>
            <w:sz w:val="32"/>
            <w:szCs w:val="32"/>
            <w:rPrChange w:id="1690" w:author="Bharatsinh Rathod" w:date="2026-04-19T20:42:00Z">
              <w:rPr/>
            </w:rPrChange>
          </w:rPr>
          <w:t>Waymo</w:t>
        </w:r>
        <w:proofErr w:type="spellEnd"/>
        <w:r w:rsidRPr="004C3C98">
          <w:rPr>
            <w:rFonts w:ascii="Times New Roman" w:hAnsi="Times New Roman" w:cs="Times New Roman"/>
            <w:sz w:val="32"/>
            <w:szCs w:val="32"/>
            <w:rPrChange w:id="1691" w:author="Bharatsinh Rathod" w:date="2026-04-19T20:42:00Z">
              <w:rPr/>
            </w:rPrChange>
          </w:rPr>
          <w:t>) use vector field-based flow models to plan safe routes, avoid obstacles, and navigate through intersections — directly matching your obstacle deflection model.</w: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692" w:author="Bharatsinh Rathod" w:date="2026-04-19T20:43:00Z"/>
          <w:rFonts w:ascii="Times New Roman" w:hAnsi="Times New Roman" w:cs="Times New Roman"/>
          <w:b/>
          <w:bCs/>
          <w:sz w:val="44"/>
          <w:szCs w:val="44"/>
          <w:lang w:eastAsia="en-IN" w:bidi="gu-IN"/>
          <w:rPrChange w:id="1693" w:author="Bharatsinh Rathod" w:date="2026-04-19T20:43:00Z">
            <w:rPr>
              <w:ins w:id="1694" w:author="Bharatsinh Rathod" w:date="2026-04-19T20:43:00Z"/>
              <w:rFonts w:ascii="Times New Roman" w:hAnsi="Times New Roman" w:cs="Times New Roman"/>
              <w:sz w:val="32"/>
              <w:szCs w:val="32"/>
            </w:rPr>
          </w:rPrChange>
        </w:rPr>
        <w:pPrChange w:id="1695" w:author="Bharatsinh Rathod" w:date="2026-04-19T20:42:00Z">
          <w:pPr>
            <w:tabs>
              <w:tab w:val="left" w:pos="3653"/>
            </w:tabs>
          </w:pPr>
        </w:pPrChange>
      </w:pPr>
      <w:ins w:id="1696" w:author="Bharatsinh Rathod" w:date="2026-04-19T20:42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697" w:author="Bharatsinh Rathod" w:date="2026-04-19T20:43:00Z">
              <w:rPr>
                <w:rStyle w:val="Strong"/>
              </w:rPr>
            </w:rPrChange>
          </w:rPr>
          <w:t>Highway &amp; Road Design</w:t>
        </w:r>
        <w:r w:rsidRPr="004C3C98">
          <w:rPr>
            <w:rFonts w:ascii="Times New Roman" w:hAnsi="Times New Roman" w:cs="Times New Roman"/>
            <w:sz w:val="32"/>
            <w:szCs w:val="32"/>
            <w:rPrChange w:id="1698" w:author="Bharatsinh Rathod" w:date="2026-04-19T20:43:00Z">
              <w:rPr/>
            </w:rPrChange>
          </w:rPr>
          <w:t xml:space="preserve"> Urban planners and civil engineers simulate traffic vector fields before constructing new roads or flyovers to predict congestion zones and optimize lane placement using divergence analysis.</w: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699" w:author="Bharatsinh Rathod" w:date="2026-04-19T20:43:00Z"/>
          <w:rFonts w:ascii="Times New Roman" w:hAnsi="Times New Roman" w:cs="Times New Roman"/>
          <w:b/>
          <w:bCs/>
          <w:sz w:val="56"/>
          <w:szCs w:val="56"/>
          <w:lang w:eastAsia="en-IN" w:bidi="gu-IN"/>
          <w:rPrChange w:id="1700" w:author="Bharatsinh Rathod" w:date="2026-04-19T20:43:00Z">
            <w:rPr>
              <w:ins w:id="1701" w:author="Bharatsinh Rathod" w:date="2026-04-19T20:43:00Z"/>
              <w:rFonts w:ascii="Times New Roman" w:hAnsi="Times New Roman" w:cs="Times New Roman"/>
              <w:sz w:val="32"/>
              <w:szCs w:val="32"/>
            </w:rPr>
          </w:rPrChange>
        </w:rPr>
        <w:pPrChange w:id="1702" w:author="Bharatsinh Rathod" w:date="2026-04-19T20:42:00Z">
          <w:pPr>
            <w:tabs>
              <w:tab w:val="left" w:pos="3653"/>
            </w:tabs>
          </w:pPr>
        </w:pPrChange>
      </w:pPr>
      <w:ins w:id="1703" w:author="Bharatsinh Rathod" w:date="2026-04-19T20:43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704" w:author="Bharatsinh Rathod" w:date="2026-04-19T20:43:00Z">
              <w:rPr>
                <w:rStyle w:val="Strong"/>
              </w:rPr>
            </w:rPrChange>
          </w:rPr>
          <w:t>Emergency Vehicle Routing</w:t>
        </w:r>
        <w:r w:rsidRPr="004C3C98">
          <w:rPr>
            <w:rFonts w:ascii="Times New Roman" w:hAnsi="Times New Roman" w:cs="Times New Roman"/>
            <w:sz w:val="32"/>
            <w:szCs w:val="32"/>
            <w:rPrChange w:id="1705" w:author="Bharatsinh Rathod" w:date="2026-04-19T20:43:00Z">
              <w:rPr/>
            </w:rPrChange>
          </w:rPr>
          <w:t xml:space="preserve"> Ambulances and fire trucks use real-time vector flow data to find the fastest path through traffic — the same concept as your line integral path optimization.</w: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706" w:author="Bharatsinh Rathod" w:date="2026-04-19T20:43:00Z"/>
          <w:rFonts w:ascii="Times New Roman" w:hAnsi="Times New Roman" w:cs="Times New Roman"/>
          <w:b/>
          <w:bCs/>
          <w:sz w:val="144"/>
          <w:szCs w:val="144"/>
          <w:lang w:eastAsia="en-IN" w:bidi="gu-IN"/>
          <w:rPrChange w:id="1707" w:author="Bharatsinh Rathod" w:date="2026-04-19T20:43:00Z">
            <w:rPr>
              <w:ins w:id="1708" w:author="Bharatsinh Rathod" w:date="2026-04-19T20:43:00Z"/>
              <w:rFonts w:ascii="Times New Roman" w:hAnsi="Times New Roman" w:cs="Times New Roman"/>
              <w:sz w:val="32"/>
              <w:szCs w:val="32"/>
            </w:rPr>
          </w:rPrChange>
        </w:rPr>
        <w:pPrChange w:id="1709" w:author="Bharatsinh Rathod" w:date="2026-04-19T20:43:00Z">
          <w:pPr>
            <w:tabs>
              <w:tab w:val="left" w:pos="3653"/>
            </w:tabs>
          </w:pPr>
        </w:pPrChange>
      </w:pPr>
      <w:ins w:id="1710" w:author="Bharatsinh Rathod" w:date="2026-04-19T20:43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711" w:author="Bharatsinh Rathod" w:date="2026-04-19T20:43:00Z">
              <w:rPr>
                <w:rStyle w:val="Strong"/>
              </w:rPr>
            </w:rPrChange>
          </w:rPr>
          <w:t>Traffic Simulation Software</w:t>
        </w:r>
        <w:r w:rsidRPr="004C3C98">
          <w:rPr>
            <w:rFonts w:ascii="Times New Roman" w:hAnsi="Times New Roman" w:cs="Times New Roman"/>
            <w:sz w:val="32"/>
            <w:szCs w:val="32"/>
            <w:rPrChange w:id="1712" w:author="Bharatsinh Rathod" w:date="2026-04-19T20:43:00Z">
              <w:rPr/>
            </w:rPrChange>
          </w:rPr>
          <w:t xml:space="preserve"> Professional tools like SUMO, VISSIM, and AIMSUN — used by governments and researchers — are built on the same mathematical foundation of vector fields, divergence, and flow </w:t>
        </w:r>
        <w:proofErr w:type="spellStart"/>
        <w:r w:rsidRPr="004C3C98">
          <w:rPr>
            <w:rFonts w:ascii="Times New Roman" w:hAnsi="Times New Roman" w:cs="Times New Roman"/>
            <w:sz w:val="32"/>
            <w:szCs w:val="32"/>
            <w:rPrChange w:id="1713" w:author="Bharatsinh Rathod" w:date="2026-04-19T20:43:00Z">
              <w:rPr/>
            </w:rPrChange>
          </w:rPr>
          <w:t>modeling</w:t>
        </w:r>
        <w:proofErr w:type="spellEnd"/>
        <w:r w:rsidRPr="004C3C98">
          <w:rPr>
            <w:rFonts w:ascii="Times New Roman" w:hAnsi="Times New Roman" w:cs="Times New Roman"/>
            <w:sz w:val="32"/>
            <w:szCs w:val="32"/>
            <w:rPrChange w:id="1714" w:author="Bharatsinh Rathod" w:date="2026-04-19T20:43:00Z">
              <w:rPr/>
            </w:rPrChange>
          </w:rPr>
          <w:t xml:space="preserve"> that your project implements.</w:t>
        </w:r>
      </w:ins>
    </w:p>
    <w:p w:rsidR="004C3C98" w:rsidRPr="004C3C98" w:rsidRDefault="004C3C98" w:rsidP="004C3C98">
      <w:pPr>
        <w:pStyle w:val="ListParagraph"/>
        <w:numPr>
          <w:ilvl w:val="0"/>
          <w:numId w:val="2"/>
        </w:numPr>
        <w:rPr>
          <w:ins w:id="1715" w:author="Bharatsinh Rathod" w:date="2026-04-19T20:43:00Z"/>
          <w:rFonts w:ascii="Times New Roman" w:hAnsi="Times New Roman" w:cs="Times New Roman"/>
          <w:b/>
          <w:bCs/>
          <w:sz w:val="44"/>
          <w:szCs w:val="44"/>
          <w:lang w:eastAsia="en-IN" w:bidi="gu-IN"/>
          <w:rPrChange w:id="1716" w:author="Bharatsinh Rathod" w:date="2026-04-19T20:43:00Z">
            <w:rPr>
              <w:ins w:id="1717" w:author="Bharatsinh Rathod" w:date="2026-04-19T20:43:00Z"/>
              <w:rFonts w:ascii="Times New Roman" w:hAnsi="Times New Roman" w:cs="Times New Roman"/>
              <w:sz w:val="32"/>
              <w:szCs w:val="32"/>
            </w:rPr>
          </w:rPrChange>
        </w:rPr>
        <w:pPrChange w:id="1718" w:author="Bharatsinh Rathod" w:date="2026-04-19T20:43:00Z">
          <w:pPr>
            <w:tabs>
              <w:tab w:val="left" w:pos="3653"/>
            </w:tabs>
          </w:pPr>
        </w:pPrChange>
      </w:pPr>
      <w:ins w:id="1719" w:author="Bharatsinh Rathod" w:date="2026-04-19T20:43:00Z">
        <w:r w:rsidRPr="004C3C98">
          <w:rPr>
            <w:rStyle w:val="Strong"/>
            <w:rFonts w:ascii="Times New Roman" w:hAnsi="Times New Roman" w:cs="Times New Roman"/>
            <w:sz w:val="32"/>
            <w:szCs w:val="32"/>
            <w:rPrChange w:id="1720" w:author="Bharatsinh Rathod" w:date="2026-04-19T20:43:00Z">
              <w:rPr>
                <w:rStyle w:val="Strong"/>
              </w:rPr>
            </w:rPrChange>
          </w:rPr>
          <w:t>Airport &amp; Parking Lot Flow Management</w:t>
        </w:r>
        <w:r w:rsidRPr="004C3C98">
          <w:rPr>
            <w:rFonts w:ascii="Times New Roman" w:hAnsi="Times New Roman" w:cs="Times New Roman"/>
            <w:sz w:val="32"/>
            <w:szCs w:val="32"/>
            <w:rPrChange w:id="1721" w:author="Bharatsinh Rathod" w:date="2026-04-19T20:43:00Z">
              <w:rPr/>
            </w:rPrChange>
          </w:rPr>
          <w:t xml:space="preserve"> Vector fields model pedestrian and vehicle movement inside airports, malls, and parking lots to reduce bottlenecks and improve safety during emergencies.</w:t>
        </w:r>
      </w:ins>
    </w:p>
    <w:p w:rsidR="004C3C98" w:rsidRDefault="004C3C98" w:rsidP="004C3C98">
      <w:pPr>
        <w:ind w:left="360"/>
        <w:rPr>
          <w:ins w:id="1722" w:author="Bharatsinh Rathod" w:date="2026-04-19T20:44:00Z"/>
          <w:rFonts w:ascii="Times New Roman" w:hAnsi="Times New Roman" w:cs="Times New Roman"/>
          <w:b/>
          <w:bCs/>
          <w:sz w:val="44"/>
          <w:szCs w:val="44"/>
          <w:lang w:eastAsia="en-IN" w:bidi="gu-IN"/>
        </w:rPr>
        <w:pPrChange w:id="1723" w:author="Bharatsinh Rathod" w:date="2026-04-19T20:44:00Z">
          <w:pPr>
            <w:tabs>
              <w:tab w:val="left" w:pos="3653"/>
            </w:tabs>
          </w:pPr>
        </w:pPrChange>
      </w:pPr>
    </w:p>
    <w:p w:rsidR="00D90082" w:rsidRDefault="00D90082" w:rsidP="00D90082">
      <w:pPr>
        <w:ind w:left="360"/>
        <w:jc w:val="center"/>
        <w:rPr>
          <w:ins w:id="1724" w:author="Bharatsinh Rathod" w:date="2026-04-19T20:45:00Z"/>
          <w:rFonts w:ascii="Times New Roman" w:hAnsi="Times New Roman" w:cs="Times New Roman"/>
          <w:b/>
          <w:bCs/>
          <w:sz w:val="36"/>
          <w:szCs w:val="36"/>
          <w:lang w:eastAsia="en-IN" w:bidi="gu-IN"/>
        </w:rPr>
        <w:pPrChange w:id="1725" w:author="Bharatsinh Rathod" w:date="2026-04-19T20:44:00Z">
          <w:pPr>
            <w:tabs>
              <w:tab w:val="left" w:pos="3653"/>
            </w:tabs>
          </w:pPr>
        </w:pPrChange>
      </w:pPr>
      <w:ins w:id="1726" w:author="Bharatsinh Rathod" w:date="2026-04-19T20:45:00Z">
        <w:r>
          <w:rPr>
            <w:rFonts w:ascii="Times New Roman" w:hAnsi="Times New Roman" w:cs="Times New Roman"/>
            <w:b/>
            <w:bCs/>
            <w:noProof/>
            <w:sz w:val="36"/>
            <w:szCs w:val="36"/>
            <w:lang w:eastAsia="en-IN" w:bidi="gu-IN"/>
          </w:rPr>
          <w:lastRenderedPageBreak/>
          <mc:AlternateContent>
            <mc:Choice Requires="wps">
              <w:drawing>
                <wp:anchor distT="0" distB="0" distL="114300" distR="114300" simplePos="0" relativeHeight="251684864" behindDoc="0" locked="0" layoutInCell="1" allowOverlap="1" wp14:anchorId="43C62EA8" wp14:editId="24F8A917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346710</wp:posOffset>
                  </wp:positionV>
                  <wp:extent cx="5528733" cy="42333"/>
                  <wp:effectExtent l="0" t="0" r="34290" b="34290"/>
                  <wp:wrapNone/>
                  <wp:docPr id="22" name="Straight Connector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528733" cy="42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3FD46CE" id="Straight Connector 2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27.3pt" to="444.3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" strokecolor="black [3200]" strokeweight="1.5pt">
                  <v:stroke joinstyle="miter"/>
                </v:line>
              </w:pict>
            </mc:Fallback>
          </mc:AlternateContent>
        </w:r>
      </w:ins>
      <w:ins w:id="1727" w:author="Bharatsinh Rathod" w:date="2026-04-19T20:44:00Z">
        <w:r w:rsidRPr="00D90082">
          <w:rPr>
            <w:rFonts w:ascii="Times New Roman" w:hAnsi="Times New Roman" w:cs="Times New Roman"/>
            <w:b/>
            <w:bCs/>
            <w:sz w:val="36"/>
            <w:szCs w:val="36"/>
            <w:lang w:eastAsia="en-IN" w:bidi="gu-IN"/>
            <w:rPrChange w:id="1728" w:author="Bharatsinh Rathod" w:date="2026-04-19T20:44:00Z">
              <w:rPr>
                <w:rFonts w:ascii="Times New Roman" w:hAnsi="Times New Roman" w:cs="Times New Roman"/>
                <w:b/>
                <w:bCs/>
                <w:sz w:val="44"/>
                <w:szCs w:val="44"/>
                <w:lang w:eastAsia="en-IN" w:bidi="gu-IN"/>
              </w:rPr>
            </w:rPrChange>
          </w:rPr>
          <w:t>CONCLUSION</w:t>
        </w:r>
      </w:ins>
    </w:p>
    <w:p w:rsidR="00D90082" w:rsidRDefault="00D90082" w:rsidP="00D90082">
      <w:pPr>
        <w:ind w:left="360"/>
        <w:jc w:val="center"/>
        <w:rPr>
          <w:ins w:id="1729" w:author="Bharatsinh Rathod" w:date="2026-04-19T20:44:00Z"/>
          <w:rFonts w:ascii="Times New Roman" w:hAnsi="Times New Roman" w:cs="Times New Roman"/>
          <w:b/>
          <w:bCs/>
          <w:sz w:val="36"/>
          <w:szCs w:val="36"/>
          <w:lang w:eastAsia="en-IN" w:bidi="gu-IN"/>
        </w:rPr>
        <w:pPrChange w:id="1730" w:author="Bharatsinh Rathod" w:date="2026-04-19T20:44:00Z">
          <w:pPr>
            <w:tabs>
              <w:tab w:val="left" w:pos="3653"/>
            </w:tabs>
          </w:pPr>
        </w:pPrChange>
      </w:pPr>
    </w:p>
    <w:p w:rsidR="00D90082" w:rsidRPr="00D90082" w:rsidRDefault="00D90082" w:rsidP="00D90082">
      <w:pPr>
        <w:ind w:left="360"/>
        <w:jc w:val="both"/>
        <w:rPr>
          <w:rFonts w:ascii="Times New Roman" w:hAnsi="Times New Roman" w:cs="Times New Roman"/>
          <w:sz w:val="44"/>
          <w:szCs w:val="44"/>
          <w:lang w:eastAsia="en-IN" w:bidi="gu-IN"/>
          <w:rPrChange w:id="1731" w:author="Bharatsinh Rathod" w:date="2026-04-19T20:46:00Z">
            <w:rPr/>
          </w:rPrChange>
        </w:rPr>
        <w:pPrChange w:id="1732" w:author="Bharatsinh Rathod" w:date="2026-04-19T20:45:00Z">
          <w:pPr>
            <w:tabs>
              <w:tab w:val="left" w:pos="3653"/>
            </w:tabs>
          </w:pPr>
        </w:pPrChange>
      </w:pPr>
      <w:ins w:id="1733" w:author="Bharatsinh Rathod" w:date="2026-04-19T20:46:00Z">
        <w:r w:rsidRPr="00D90082">
          <w:rPr>
            <w:rFonts w:ascii="Times New Roman" w:hAnsi="Times New Roman" w:cs="Times New Roman"/>
            <w:sz w:val="32"/>
            <w:szCs w:val="32"/>
            <w:rPrChange w:id="1734" w:author="Bharatsinh Rathod" w:date="2026-04-19T20:46:00Z">
              <w:rPr/>
            </w:rPrChange>
          </w:rPr>
          <w:t>T</w:t>
        </w:r>
        <w:r w:rsidRPr="00D90082">
          <w:rPr>
            <w:rFonts w:ascii="Times New Roman" w:hAnsi="Times New Roman" w:cs="Times New Roman"/>
            <w:sz w:val="32"/>
            <w:szCs w:val="32"/>
            <w:rPrChange w:id="1735" w:author="Bharatsinh Rathod" w:date="2026-04-19T20:46:00Z">
              <w:rPr/>
            </w:rPrChange>
          </w:rPr>
          <w:t>his project bridges the gap between pure mathematical theory and real-world engineering applications. The same concepts implemented here — vector fields, divergence, curl, and line integrals — form the mathematical backbone of modern technologies such as GPS navigation systems, autonomous vehicles, smart city traffic management, and AI-based transportation platforms. This validates Vector Calculus not just as an academic subject, but as a powerful and essential tool for solving critical real-world problems.</w:t>
        </w:r>
      </w:ins>
    </w:p>
    <w:sectPr w:rsidR="00D90082" w:rsidRPr="00D90082" w:rsidSect="00165FA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54E" w:rsidRDefault="008A354E" w:rsidP="006D2F9C">
      <w:pPr>
        <w:spacing w:after="0" w:line="240" w:lineRule="auto"/>
      </w:pPr>
      <w:r>
        <w:separator/>
      </w:r>
    </w:p>
  </w:endnote>
  <w:endnote w:type="continuationSeparator" w:id="0">
    <w:p w:rsidR="008A354E" w:rsidRDefault="008A354E" w:rsidP="006D2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54E" w:rsidRDefault="008A354E" w:rsidP="006D2F9C">
      <w:pPr>
        <w:spacing w:after="0" w:line="240" w:lineRule="auto"/>
      </w:pPr>
      <w:r>
        <w:separator/>
      </w:r>
    </w:p>
  </w:footnote>
  <w:footnote w:type="continuationSeparator" w:id="0">
    <w:p w:rsidR="008A354E" w:rsidRDefault="008A354E" w:rsidP="006D2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22331C"/>
    <w:multiLevelType w:val="hybridMultilevel"/>
    <w:tmpl w:val="CCDE0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494FE5"/>
    <w:multiLevelType w:val="hybridMultilevel"/>
    <w:tmpl w:val="45FC1FBE"/>
    <w:lvl w:ilvl="0" w:tplc="F3689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haratsinh Rathod">
    <w15:presenceInfo w15:providerId="None" w15:userId="Bharatsinh Ratho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FA1"/>
    <w:rsid w:val="00062E6D"/>
    <w:rsid w:val="00165FA1"/>
    <w:rsid w:val="002B57F5"/>
    <w:rsid w:val="003268AE"/>
    <w:rsid w:val="004A1581"/>
    <w:rsid w:val="004C3C98"/>
    <w:rsid w:val="00504D07"/>
    <w:rsid w:val="005A746D"/>
    <w:rsid w:val="005E143A"/>
    <w:rsid w:val="00677C8A"/>
    <w:rsid w:val="0068483F"/>
    <w:rsid w:val="006D2F9C"/>
    <w:rsid w:val="008A354E"/>
    <w:rsid w:val="00D9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C1750-4CCD-4A97-B252-218B2EAF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F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-claude-response-body">
    <w:name w:val="font-claude-response-body"/>
    <w:basedOn w:val="Normal"/>
    <w:rsid w:val="00504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8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83F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8483F"/>
    <w:rPr>
      <w:b/>
      <w:bCs/>
    </w:rPr>
  </w:style>
  <w:style w:type="paragraph" w:styleId="ListParagraph">
    <w:name w:val="List Paragraph"/>
    <w:basedOn w:val="Normal"/>
    <w:uiPriority w:val="34"/>
    <w:qFormat/>
    <w:rsid w:val="006D2F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2F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F9C"/>
  </w:style>
  <w:style w:type="paragraph" w:styleId="Footer">
    <w:name w:val="footer"/>
    <w:basedOn w:val="Normal"/>
    <w:link w:val="FooterChar"/>
    <w:uiPriority w:val="99"/>
    <w:unhideWhenUsed/>
    <w:rsid w:val="006D2F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2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26E7B-61D6-4CE7-AFCA-FD6B6A38C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Bharatsinh Rathod</dc:creator>
  <cp:keywords/>
  <dc:description/>
  <cp:lastModifiedBy>Bharatsinh Rathod</cp:lastModifiedBy>
  <cp:revision>9</cp:revision>
  <dcterms:created xsi:type="dcterms:W3CDTF">2026-04-19T13:19:00Z</dcterms:created>
  <dcterms:modified xsi:type="dcterms:W3CDTF">2026-04-19T15:22:00Z</dcterms:modified>
</cp:coreProperties>
</file>